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835D68" w14:textId="77777777" w:rsidR="006E5287" w:rsidRPr="00E2499E" w:rsidRDefault="006E5287" w:rsidP="006E5287">
      <w:pPr>
        <w:pStyle w:val="-"/>
      </w:pPr>
      <w:bookmarkStart w:id="0" w:name="_Toc413704332"/>
      <w:r w:rsidRPr="00E2499E">
        <w:rPr>
          <w:rFonts w:hint="eastAsia"/>
        </w:rPr>
        <w:t>摘要</w:t>
      </w:r>
      <w:bookmarkEnd w:id="0"/>
    </w:p>
    <w:p w14:paraId="13899D0F" w14:textId="77777777" w:rsidR="00192EF0" w:rsidRDefault="008D34EE" w:rsidP="00B92DC8">
      <w:pPr>
        <w:snapToGrid w:val="0"/>
        <w:spacing w:line="400" w:lineRule="exact"/>
        <w:ind w:firstLineChars="200" w:firstLine="480"/>
        <w:rPr>
          <w:ins w:id="1" w:author="zhou enyuan" w:date="2021-03-08T10:45:00Z"/>
          <w:rFonts w:ascii="宋体" w:hAnsi="宋体"/>
          <w:sz w:val="24"/>
          <w:szCs w:val="24"/>
        </w:rPr>
      </w:pPr>
      <w:r w:rsidRPr="00B92DC8">
        <w:rPr>
          <w:rFonts w:ascii="宋体" w:hAnsi="宋体" w:hint="eastAsia"/>
          <w:sz w:val="24"/>
          <w:szCs w:val="24"/>
        </w:rPr>
        <w:t>随着信息技术的发展，</w:t>
      </w:r>
      <w:r w:rsidR="003E3646" w:rsidRPr="00B92DC8">
        <w:rPr>
          <w:rFonts w:ascii="宋体" w:hAnsi="宋体" w:hint="eastAsia"/>
          <w:sz w:val="24"/>
          <w:szCs w:val="24"/>
        </w:rPr>
        <w:t>网络中存储的数据越来越多，但数据对个人的价值有限，只有通过数据共享才能更好地利用数据的价值。由于隐私数据</w:t>
      </w:r>
      <w:r w:rsidR="00D519AF">
        <w:rPr>
          <w:rFonts w:ascii="宋体" w:hAnsi="宋体" w:hint="eastAsia"/>
          <w:sz w:val="24"/>
          <w:szCs w:val="24"/>
        </w:rPr>
        <w:t>和单点失效</w:t>
      </w:r>
      <w:r w:rsidR="003E3646" w:rsidRPr="00B92DC8">
        <w:rPr>
          <w:rFonts w:ascii="宋体" w:hAnsi="宋体" w:hint="eastAsia"/>
          <w:sz w:val="24"/>
          <w:szCs w:val="24"/>
        </w:rPr>
        <w:t>的存在，中心化托管的数据共享技术很难得到数据所有者的信任，</w:t>
      </w:r>
      <w:r w:rsidR="00D519AF">
        <w:rPr>
          <w:rFonts w:ascii="宋体" w:hAnsi="宋体" w:hint="eastAsia"/>
          <w:sz w:val="24"/>
          <w:szCs w:val="24"/>
        </w:rPr>
        <w:t>因此</w:t>
      </w:r>
      <w:r w:rsidRPr="00B92DC8">
        <w:rPr>
          <w:rFonts w:ascii="宋体" w:hAnsi="宋体" w:hint="eastAsia"/>
          <w:sz w:val="24"/>
          <w:szCs w:val="24"/>
        </w:rPr>
        <w:t>这就需要一种可靠的</w:t>
      </w:r>
      <w:r w:rsidR="003E4899" w:rsidRPr="00B92DC8">
        <w:rPr>
          <w:rFonts w:ascii="宋体" w:hAnsi="宋体" w:hint="eastAsia"/>
          <w:sz w:val="24"/>
          <w:szCs w:val="24"/>
        </w:rPr>
        <w:t>分布式</w:t>
      </w:r>
      <w:r w:rsidRPr="00B92DC8">
        <w:rPr>
          <w:rFonts w:ascii="宋体" w:hAnsi="宋体" w:hint="eastAsia"/>
          <w:sz w:val="24"/>
          <w:szCs w:val="24"/>
        </w:rPr>
        <w:t>基础设施来保证数据的安全共享。区块链技术作为可信的去中心化数据库已经在金融、供应链、医疗等越来越多的领域被广泛使用，大量有价值的数据被存放到区块链上，用户可以通过区块链来安全地共享数据</w:t>
      </w:r>
      <w:r w:rsidR="003E4899" w:rsidRPr="00B92DC8">
        <w:rPr>
          <w:rFonts w:ascii="宋体" w:hAnsi="宋体" w:hint="eastAsia"/>
          <w:sz w:val="24"/>
          <w:szCs w:val="24"/>
        </w:rPr>
        <w:t>。</w:t>
      </w:r>
    </w:p>
    <w:p w14:paraId="02475CBE" w14:textId="71F8B9FB" w:rsidR="00192EF0" w:rsidDel="00192EF0" w:rsidRDefault="003E4899" w:rsidP="00192EF0">
      <w:pPr>
        <w:snapToGrid w:val="0"/>
        <w:spacing w:line="400" w:lineRule="exact"/>
        <w:ind w:firstLineChars="200" w:firstLine="480"/>
        <w:rPr>
          <w:del w:id="2" w:author="zhou enyuan" w:date="2021-03-08T10:50:00Z"/>
          <w:rFonts w:ascii="宋体" w:hAnsi="宋体" w:hint="eastAsia"/>
          <w:sz w:val="24"/>
          <w:szCs w:val="24"/>
        </w:rPr>
      </w:pPr>
      <w:bookmarkStart w:id="3" w:name="_Hlk66093088"/>
      <w:r w:rsidRPr="00B92DC8">
        <w:rPr>
          <w:rFonts w:ascii="宋体" w:hAnsi="宋体" w:hint="eastAsia"/>
          <w:sz w:val="24"/>
          <w:szCs w:val="24"/>
        </w:rPr>
        <w:t>在共享数据的过程中，一个常见的需求是对数据的高效检索，但现存的区块链系统并不支持对数据的快速检索。</w:t>
      </w:r>
      <w:ins w:id="4" w:author="zhou enyuan" w:date="2021-03-08T10:46:00Z">
        <w:r w:rsidR="00192EF0">
          <w:rPr>
            <w:rFonts w:ascii="宋体" w:hAnsi="宋体" w:hint="eastAsia"/>
            <w:sz w:val="24"/>
            <w:szCs w:val="24"/>
          </w:rPr>
          <w:t>造成这种现象</w:t>
        </w:r>
      </w:ins>
      <w:ins w:id="5" w:author="zhou enyuan" w:date="2021-03-08T10:47:00Z">
        <w:r w:rsidR="00192EF0">
          <w:rPr>
            <w:rFonts w:ascii="宋体" w:hAnsi="宋体" w:hint="eastAsia"/>
            <w:sz w:val="24"/>
            <w:szCs w:val="24"/>
          </w:rPr>
          <w:t>的</w:t>
        </w:r>
      </w:ins>
      <w:ins w:id="6" w:author="zhou enyuan" w:date="2021-03-08T10:46:00Z">
        <w:r w:rsidR="00192EF0">
          <w:rPr>
            <w:rFonts w:ascii="宋体" w:hAnsi="宋体" w:hint="eastAsia"/>
            <w:sz w:val="24"/>
            <w:szCs w:val="24"/>
          </w:rPr>
          <w:t>主要</w:t>
        </w:r>
      </w:ins>
      <w:ins w:id="7" w:author="zhou enyuan" w:date="2021-03-08T10:47:00Z">
        <w:r w:rsidR="00192EF0">
          <w:rPr>
            <w:rFonts w:ascii="宋体" w:hAnsi="宋体" w:hint="eastAsia"/>
            <w:sz w:val="24"/>
            <w:szCs w:val="24"/>
          </w:rPr>
          <w:t>原因是区块链系统在最初设计时没有考虑到</w:t>
        </w:r>
      </w:ins>
      <w:ins w:id="8" w:author="zhou enyuan" w:date="2021-03-08T10:48:00Z">
        <w:r w:rsidR="00192EF0">
          <w:rPr>
            <w:rFonts w:ascii="宋体" w:hAnsi="宋体" w:hint="eastAsia"/>
            <w:sz w:val="24"/>
            <w:szCs w:val="24"/>
          </w:rPr>
          <w:t>丰富的查询需求，区块链</w:t>
        </w:r>
      </w:ins>
      <w:ins w:id="9" w:author="zhou enyuan" w:date="2021-03-08T10:49:00Z">
        <w:r w:rsidR="00192EF0">
          <w:rPr>
            <w:rFonts w:ascii="宋体" w:hAnsi="宋体" w:hint="eastAsia"/>
            <w:sz w:val="24"/>
            <w:szCs w:val="24"/>
          </w:rPr>
          <w:t>底层的键值对数据库只支持快速写入而不支持快速检索，只能追加的数据</w:t>
        </w:r>
      </w:ins>
      <w:ins w:id="10" w:author="zhou enyuan" w:date="2021-03-08T10:50:00Z">
        <w:r w:rsidR="00192EF0">
          <w:rPr>
            <w:rFonts w:ascii="宋体" w:hAnsi="宋体" w:hint="eastAsia"/>
            <w:sz w:val="24"/>
            <w:szCs w:val="24"/>
          </w:rPr>
          <w:t>结构也使得如果想要完全检索必须从尾至头遍历整条区块链。</w:t>
        </w:r>
      </w:ins>
    </w:p>
    <w:bookmarkEnd w:id="3"/>
    <w:p w14:paraId="3D927EE4" w14:textId="77777777" w:rsidR="000E7747" w:rsidRPr="000E7747" w:rsidDel="00192EF0" w:rsidRDefault="000E7747" w:rsidP="00192EF0">
      <w:pPr>
        <w:snapToGrid w:val="0"/>
        <w:spacing w:line="400" w:lineRule="exact"/>
        <w:rPr>
          <w:del w:id="11" w:author="zhou enyuan" w:date="2021-03-08T10:50:00Z"/>
          <w:rFonts w:ascii="宋体" w:hAnsi="宋体" w:hint="eastAsia"/>
          <w:sz w:val="24"/>
          <w:szCs w:val="24"/>
        </w:rPr>
        <w:pPrChange w:id="12" w:author="zhou enyuan" w:date="2021-03-08T10:50:00Z">
          <w:pPr>
            <w:snapToGrid w:val="0"/>
            <w:spacing w:line="400" w:lineRule="exact"/>
            <w:ind w:firstLineChars="200" w:firstLine="480"/>
          </w:pPr>
        </w:pPrChange>
      </w:pPr>
    </w:p>
    <w:p w14:paraId="6F23FA65" w14:textId="1952E2F2" w:rsidR="000E7747" w:rsidRDefault="003E3646" w:rsidP="00192EF0">
      <w:pPr>
        <w:snapToGrid w:val="0"/>
        <w:spacing w:line="400" w:lineRule="exact"/>
        <w:ind w:firstLineChars="200" w:firstLine="480"/>
        <w:rPr>
          <w:rFonts w:ascii="宋体" w:hAnsi="宋体"/>
          <w:sz w:val="24"/>
          <w:szCs w:val="24"/>
        </w:rPr>
      </w:pPr>
      <w:commentRangeStart w:id="13"/>
      <w:r w:rsidRPr="00B92DC8">
        <w:rPr>
          <w:rFonts w:ascii="宋体" w:hAnsi="宋体" w:hint="eastAsia"/>
          <w:sz w:val="24"/>
          <w:szCs w:val="24"/>
        </w:rPr>
        <w:t>为了解决区块链数据共享系统中检索效率的问题，本文从区块链底层数据结构和存储模式出发，经过了大量的调研工作和基础理论研究后，提出并实现了一种在区块链数据共享系统中进行高效检索的技术方案。</w:t>
      </w:r>
      <w:r w:rsidR="0046467D" w:rsidRPr="00B92DC8">
        <w:rPr>
          <w:rFonts w:ascii="宋体" w:hAnsi="宋体" w:hint="eastAsia"/>
          <w:sz w:val="24"/>
          <w:szCs w:val="24"/>
        </w:rPr>
        <w:t>本文首先分析了区块链数据共享系统中进行快速检索存在的挑战，</w:t>
      </w:r>
      <w:ins w:id="14" w:author="zhou enyuan" w:date="2021-03-08T10:42:00Z">
        <w:r w:rsidR="00192EF0">
          <w:rPr>
            <w:rFonts w:ascii="宋体" w:hAnsi="宋体" w:hint="eastAsia"/>
            <w:sz w:val="24"/>
            <w:szCs w:val="24"/>
          </w:rPr>
          <w:t>包括</w:t>
        </w:r>
      </w:ins>
    </w:p>
    <w:p w14:paraId="6CABBCFA" w14:textId="3257D8C6" w:rsidR="003E3646" w:rsidRPr="00B92DC8" w:rsidRDefault="0046467D" w:rsidP="00667DE6">
      <w:pPr>
        <w:snapToGrid w:val="0"/>
        <w:spacing w:line="400" w:lineRule="exact"/>
        <w:ind w:firstLineChars="200" w:firstLine="480"/>
        <w:rPr>
          <w:rFonts w:ascii="宋体" w:hAnsi="宋体"/>
          <w:sz w:val="24"/>
          <w:szCs w:val="24"/>
        </w:rPr>
      </w:pPr>
      <w:r w:rsidRPr="00B92DC8">
        <w:rPr>
          <w:rFonts w:ascii="宋体" w:hAnsi="宋体" w:hint="eastAsia"/>
          <w:sz w:val="24"/>
          <w:szCs w:val="24"/>
        </w:rPr>
        <w:t>针对这些挑战探索相关的传统检索技术并思考其与区块链系统结合的可能性。</w:t>
      </w:r>
      <w:r w:rsidR="00336BA4" w:rsidRPr="00B92DC8">
        <w:rPr>
          <w:rFonts w:ascii="宋体" w:hAnsi="宋体" w:hint="eastAsia"/>
          <w:sz w:val="24"/>
          <w:szCs w:val="24"/>
        </w:rPr>
        <w:t>具体的设计内容上，本方案创新性地将区块链的存储模式由单一的链上存储转变为了链上链下混合存储模式，并设计了一种分布式语义提取算法建立链上数据和</w:t>
      </w:r>
      <w:proofErr w:type="gramStart"/>
      <w:r w:rsidR="00336BA4" w:rsidRPr="00B92DC8">
        <w:rPr>
          <w:rFonts w:ascii="宋体" w:hAnsi="宋体" w:hint="eastAsia"/>
          <w:sz w:val="24"/>
          <w:szCs w:val="24"/>
        </w:rPr>
        <w:t>链下</w:t>
      </w:r>
      <w:proofErr w:type="gramEnd"/>
      <w:r w:rsidR="00336BA4" w:rsidRPr="00B92DC8">
        <w:rPr>
          <w:rFonts w:ascii="宋体" w:hAnsi="宋体" w:hint="eastAsia"/>
          <w:sz w:val="24"/>
          <w:szCs w:val="24"/>
        </w:rPr>
        <w:t>数据的映射关系。单链检索部分，本方案在链上构建了一个名为默克尔语义搜索树的索引结构，通过结合了</w:t>
      </w:r>
      <w:proofErr w:type="spellStart"/>
      <w:r w:rsidR="00336BA4" w:rsidRPr="00B92DC8">
        <w:rPr>
          <w:rFonts w:ascii="宋体" w:hAnsi="宋体" w:hint="eastAsia"/>
          <w:sz w:val="24"/>
          <w:szCs w:val="24"/>
        </w:rPr>
        <w:t>m</w:t>
      </w:r>
      <w:r w:rsidR="00336BA4" w:rsidRPr="00B92DC8">
        <w:rPr>
          <w:rFonts w:ascii="宋体" w:hAnsi="宋体"/>
          <w:sz w:val="24"/>
          <w:szCs w:val="24"/>
        </w:rPr>
        <w:t>erkle</w:t>
      </w:r>
      <w:proofErr w:type="spellEnd"/>
      <w:r w:rsidR="00336BA4" w:rsidRPr="00B92DC8">
        <w:rPr>
          <w:rFonts w:ascii="宋体" w:hAnsi="宋体" w:hint="eastAsia"/>
          <w:sz w:val="24"/>
          <w:szCs w:val="24"/>
        </w:rPr>
        <w:t>树、</w:t>
      </w:r>
      <w:r w:rsidR="00336BA4" w:rsidRPr="00B92DC8">
        <w:rPr>
          <w:rFonts w:ascii="宋体" w:hAnsi="宋体"/>
          <w:sz w:val="24"/>
          <w:szCs w:val="24"/>
        </w:rPr>
        <w:t>B</w:t>
      </w:r>
      <w:r w:rsidR="00336BA4" w:rsidRPr="00B92DC8">
        <w:rPr>
          <w:rFonts w:ascii="宋体" w:hAnsi="宋体" w:hint="eastAsia"/>
          <w:sz w:val="24"/>
          <w:szCs w:val="24"/>
        </w:rPr>
        <w:t>+树和帕特丽夏树等结构，提供了多关键字查询、范围查询、模糊查询等功能。</w:t>
      </w:r>
      <w:proofErr w:type="gramStart"/>
      <w:r w:rsidR="00336BA4" w:rsidRPr="00B92DC8">
        <w:rPr>
          <w:rFonts w:ascii="宋体" w:hAnsi="宋体" w:hint="eastAsia"/>
          <w:sz w:val="24"/>
          <w:szCs w:val="24"/>
        </w:rPr>
        <w:t>在跨链检索</w:t>
      </w:r>
      <w:proofErr w:type="gramEnd"/>
      <w:r w:rsidR="00336BA4" w:rsidRPr="00B92DC8">
        <w:rPr>
          <w:rFonts w:ascii="宋体" w:hAnsi="宋体" w:hint="eastAsia"/>
          <w:sz w:val="24"/>
          <w:szCs w:val="24"/>
        </w:rPr>
        <w:t>部分，本方案首先对</w:t>
      </w:r>
      <w:r w:rsidR="00261765" w:rsidRPr="00B92DC8">
        <w:rPr>
          <w:rFonts w:ascii="宋体" w:hAnsi="宋体" w:hint="eastAsia"/>
          <w:sz w:val="24"/>
          <w:szCs w:val="24"/>
        </w:rPr>
        <w:t>不同链上的交易格式进行整合，然后在每条链上</w:t>
      </w:r>
      <w:proofErr w:type="gramStart"/>
      <w:r w:rsidR="00261765" w:rsidRPr="00B92DC8">
        <w:rPr>
          <w:rFonts w:ascii="宋体" w:hAnsi="宋体" w:hint="eastAsia"/>
          <w:sz w:val="24"/>
          <w:szCs w:val="24"/>
        </w:rPr>
        <w:t>抽取跨链委员会</w:t>
      </w:r>
      <w:proofErr w:type="gramEnd"/>
      <w:r w:rsidR="00261765" w:rsidRPr="00B92DC8">
        <w:rPr>
          <w:rFonts w:ascii="宋体" w:hAnsi="宋体" w:hint="eastAsia"/>
          <w:sz w:val="24"/>
          <w:szCs w:val="24"/>
        </w:rPr>
        <w:t>组成知识链，委员会中的节点们</w:t>
      </w:r>
      <w:proofErr w:type="gramStart"/>
      <w:r w:rsidR="00261765" w:rsidRPr="00B92DC8">
        <w:rPr>
          <w:rFonts w:ascii="宋体" w:hAnsi="宋体" w:hint="eastAsia"/>
          <w:sz w:val="24"/>
          <w:szCs w:val="24"/>
        </w:rPr>
        <w:t>通过跨链共识</w:t>
      </w:r>
      <w:proofErr w:type="gramEnd"/>
      <w:r w:rsidR="00667DE6">
        <w:rPr>
          <w:rFonts w:ascii="宋体" w:hAnsi="宋体" w:hint="eastAsia"/>
          <w:sz w:val="24"/>
          <w:szCs w:val="24"/>
        </w:rPr>
        <w:t>对来自不同链上的实体三元组进行处理，</w:t>
      </w:r>
      <w:r w:rsidR="00261765" w:rsidRPr="00B92DC8">
        <w:rPr>
          <w:rFonts w:ascii="宋体" w:hAnsi="宋体" w:hint="eastAsia"/>
          <w:sz w:val="24"/>
          <w:szCs w:val="24"/>
        </w:rPr>
        <w:t>构建</w:t>
      </w:r>
      <w:proofErr w:type="gramStart"/>
      <w:r w:rsidR="00261765" w:rsidRPr="00B92DC8">
        <w:rPr>
          <w:rFonts w:ascii="宋体" w:hAnsi="宋体" w:hint="eastAsia"/>
          <w:sz w:val="24"/>
          <w:szCs w:val="24"/>
        </w:rPr>
        <w:t>一个跨链的</w:t>
      </w:r>
      <w:proofErr w:type="gramEnd"/>
      <w:r w:rsidR="00667DE6">
        <w:rPr>
          <w:rFonts w:ascii="宋体" w:hAnsi="宋体" w:hint="eastAsia"/>
          <w:sz w:val="24"/>
          <w:szCs w:val="24"/>
        </w:rPr>
        <w:t>可视化全局</w:t>
      </w:r>
      <w:r w:rsidR="00261765" w:rsidRPr="00B92DC8">
        <w:rPr>
          <w:rFonts w:ascii="宋体" w:hAnsi="宋体" w:hint="eastAsia"/>
          <w:sz w:val="24"/>
          <w:szCs w:val="24"/>
        </w:rPr>
        <w:t>知识图谱，</w:t>
      </w:r>
      <w:proofErr w:type="gramStart"/>
      <w:r w:rsidR="00261765" w:rsidRPr="00B92DC8">
        <w:rPr>
          <w:rFonts w:ascii="宋体" w:hAnsi="宋体" w:hint="eastAsia"/>
          <w:sz w:val="24"/>
          <w:szCs w:val="24"/>
        </w:rPr>
        <w:t>提供跨链检索</w:t>
      </w:r>
      <w:proofErr w:type="gramEnd"/>
      <w:r w:rsidR="00261765" w:rsidRPr="00B92DC8">
        <w:rPr>
          <w:rFonts w:ascii="宋体" w:hAnsi="宋体" w:hint="eastAsia"/>
          <w:sz w:val="24"/>
          <w:szCs w:val="24"/>
        </w:rPr>
        <w:t>服务。</w:t>
      </w:r>
      <w:r w:rsidR="00667DE6">
        <w:rPr>
          <w:rFonts w:ascii="宋体" w:hAnsi="宋体" w:hint="eastAsia"/>
          <w:sz w:val="24"/>
          <w:szCs w:val="24"/>
        </w:rPr>
        <w:t>我们还同时为区块链中的轻节点提供了代理查询和结果验证的功能，轻节点需要连接全节点来进行代理查询，全节点在返回查询结果的同时</w:t>
      </w:r>
      <w:r w:rsidR="00973A98">
        <w:rPr>
          <w:rFonts w:ascii="宋体" w:hAnsi="宋体" w:hint="eastAsia"/>
          <w:sz w:val="24"/>
          <w:szCs w:val="24"/>
        </w:rPr>
        <w:t>需要提供对查询结果的验证证明，这样轻节点在自己本地即可对查询结果进行验证。</w:t>
      </w:r>
      <w:commentRangeEnd w:id="13"/>
      <w:r w:rsidR="0075025E">
        <w:rPr>
          <w:rStyle w:val="af"/>
        </w:rPr>
        <w:commentReference w:id="13"/>
      </w:r>
    </w:p>
    <w:p w14:paraId="798F8AD7" w14:textId="2C4E64A3" w:rsidR="0046467D" w:rsidRDefault="0046467D" w:rsidP="00261918">
      <w:pPr>
        <w:snapToGrid w:val="0"/>
        <w:spacing w:line="400" w:lineRule="exact"/>
        <w:ind w:firstLineChars="200" w:firstLine="480"/>
        <w:rPr>
          <w:ins w:id="15" w:author="zhou enyuan" w:date="2021-03-08T11:19:00Z"/>
          <w:rFonts w:ascii="宋体" w:hAnsi="宋体"/>
          <w:sz w:val="24"/>
          <w:szCs w:val="24"/>
        </w:rPr>
      </w:pPr>
      <w:commentRangeStart w:id="16"/>
      <w:del w:id="17" w:author="zhou enyuan" w:date="2021-03-08T11:18:00Z">
        <w:r w:rsidRPr="00B92DC8" w:rsidDel="00261918">
          <w:rPr>
            <w:rFonts w:ascii="宋体" w:hAnsi="宋体" w:hint="eastAsia"/>
            <w:sz w:val="24"/>
            <w:szCs w:val="24"/>
          </w:rPr>
          <w:delText>为了验证本文方案的可行性，</w:delText>
        </w:r>
      </w:del>
      <w:del w:id="18" w:author="zhou enyuan" w:date="2021-03-08T10:42:00Z">
        <w:r w:rsidRPr="00B92DC8" w:rsidDel="00192EF0">
          <w:rPr>
            <w:rFonts w:ascii="宋体" w:hAnsi="宋体" w:hint="eastAsia"/>
            <w:sz w:val="24"/>
            <w:szCs w:val="24"/>
          </w:rPr>
          <w:delText>我们</w:delText>
        </w:r>
      </w:del>
      <w:del w:id="19" w:author="zhou enyuan" w:date="2021-03-08T11:18:00Z">
        <w:r w:rsidRPr="00B92DC8" w:rsidDel="00261918">
          <w:rPr>
            <w:rFonts w:ascii="宋体" w:hAnsi="宋体" w:hint="eastAsia"/>
            <w:sz w:val="24"/>
            <w:szCs w:val="24"/>
          </w:rPr>
          <w:delText>对以太坊平台进行了改进，</w:delText>
        </w:r>
      </w:del>
      <w:ins w:id="20" w:author="zhou enyuan" w:date="2021-03-08T11:19:00Z">
        <w:r w:rsidR="00261918" w:rsidRPr="00B92DC8" w:rsidDel="00261918">
          <w:rPr>
            <w:rFonts w:ascii="宋体" w:hAnsi="宋体" w:hint="eastAsia"/>
            <w:sz w:val="24"/>
            <w:szCs w:val="24"/>
          </w:rPr>
          <w:t xml:space="preserve"> </w:t>
        </w:r>
      </w:ins>
      <w:del w:id="21" w:author="zhou enyuan" w:date="2021-03-08T11:19:00Z">
        <w:r w:rsidRPr="00B92DC8" w:rsidDel="00261918">
          <w:rPr>
            <w:rFonts w:ascii="宋体" w:hAnsi="宋体" w:hint="eastAsia"/>
            <w:sz w:val="24"/>
            <w:szCs w:val="24"/>
          </w:rPr>
          <w:delText>使其拥有了我们方案提供的检索能力，我们搭建了8个节点的以太坊链来进行测试，</w:delText>
        </w:r>
        <w:r w:rsidR="00336BA4" w:rsidRPr="00B92DC8" w:rsidDel="00261918">
          <w:rPr>
            <w:rFonts w:ascii="宋体" w:hAnsi="宋体" w:hint="eastAsia"/>
            <w:sz w:val="24"/>
            <w:szCs w:val="24"/>
          </w:rPr>
          <w:delText>以不同的数据集</w:delText>
        </w:r>
        <w:r w:rsidRPr="00B92DC8" w:rsidDel="00261918">
          <w:rPr>
            <w:rFonts w:ascii="宋体" w:hAnsi="宋体" w:hint="eastAsia"/>
            <w:sz w:val="24"/>
            <w:szCs w:val="24"/>
          </w:rPr>
          <w:delText>分别测试了单链检索和跨链检索的检索性能，并就单链检索模块与其他</w:delText>
        </w:r>
        <w:r w:rsidRPr="00B92DC8" w:rsidDel="00261918">
          <w:rPr>
            <w:rFonts w:ascii="宋体" w:hAnsi="宋体" w:hint="eastAsia"/>
            <w:sz w:val="24"/>
            <w:szCs w:val="24"/>
          </w:rPr>
          <w:lastRenderedPageBreak/>
          <w:delText>类似项目进行了对比测试</w:delText>
        </w:r>
        <w:commentRangeEnd w:id="16"/>
        <w:r w:rsidR="004F5DD9" w:rsidDel="00261918">
          <w:rPr>
            <w:rStyle w:val="af"/>
          </w:rPr>
          <w:commentReference w:id="16"/>
        </w:r>
        <w:r w:rsidR="00336BA4" w:rsidRPr="00B92DC8" w:rsidDel="00261918">
          <w:rPr>
            <w:rFonts w:ascii="宋体" w:hAnsi="宋体" w:hint="eastAsia"/>
            <w:sz w:val="24"/>
            <w:szCs w:val="24"/>
          </w:rPr>
          <w:delText>。</w:delText>
        </w:r>
        <w:commentRangeStart w:id="22"/>
        <w:r w:rsidR="00336BA4" w:rsidRPr="00B92DC8" w:rsidDel="00261918">
          <w:rPr>
            <w:rFonts w:ascii="宋体" w:hAnsi="宋体" w:hint="eastAsia"/>
            <w:sz w:val="24"/>
            <w:szCs w:val="24"/>
          </w:rPr>
          <w:delText>实验结果证明，我们的方案具有优秀的检索能力。</w:delText>
        </w:r>
        <w:commentRangeEnd w:id="22"/>
        <w:r w:rsidR="00ED18FA" w:rsidDel="00261918">
          <w:rPr>
            <w:rStyle w:val="af"/>
          </w:rPr>
          <w:commentReference w:id="22"/>
        </w:r>
      </w:del>
    </w:p>
    <w:p w14:paraId="567793A3" w14:textId="00877256" w:rsidR="00261918" w:rsidDel="0062509D" w:rsidRDefault="00261918" w:rsidP="00261918">
      <w:pPr>
        <w:snapToGrid w:val="0"/>
        <w:spacing w:line="400" w:lineRule="exact"/>
        <w:ind w:firstLineChars="200" w:firstLine="480"/>
        <w:rPr>
          <w:del w:id="23" w:author="zhou enyuan" w:date="2021-03-08T11:45:00Z"/>
          <w:rFonts w:ascii="宋体" w:hAnsi="宋体" w:hint="eastAsia"/>
          <w:sz w:val="24"/>
          <w:szCs w:val="24"/>
        </w:rPr>
      </w:pPr>
    </w:p>
    <w:p w14:paraId="37D9D1FB" w14:textId="77777777" w:rsidR="00683A55" w:rsidRPr="000C07A4" w:rsidRDefault="00683A55" w:rsidP="00261918">
      <w:pPr>
        <w:snapToGrid w:val="0"/>
        <w:spacing w:line="400" w:lineRule="exact"/>
        <w:ind w:firstLineChars="200" w:firstLine="422"/>
        <w:rPr>
          <w:b/>
        </w:rPr>
        <w:pPrChange w:id="24" w:author="zhou enyuan" w:date="2021-03-08T11:19:00Z">
          <w:pPr/>
        </w:pPrChange>
      </w:pPr>
    </w:p>
    <w:p w14:paraId="62BF430E" w14:textId="26CD1BDD" w:rsidR="006E5287" w:rsidRPr="001930C0" w:rsidRDefault="006E5287" w:rsidP="006E5287">
      <w:pPr>
        <w:rPr>
          <w:szCs w:val="24"/>
        </w:rPr>
      </w:pPr>
      <w:r w:rsidRPr="001930C0">
        <w:rPr>
          <w:b/>
          <w:szCs w:val="24"/>
        </w:rPr>
        <w:t>关</w:t>
      </w:r>
      <w:r w:rsidRPr="001930C0">
        <w:rPr>
          <w:b/>
          <w:szCs w:val="24"/>
        </w:rPr>
        <w:t xml:space="preserve"> </w:t>
      </w:r>
      <w:r w:rsidRPr="001930C0">
        <w:rPr>
          <w:b/>
          <w:szCs w:val="24"/>
        </w:rPr>
        <w:t>键</w:t>
      </w:r>
      <w:r w:rsidRPr="001930C0">
        <w:rPr>
          <w:b/>
          <w:szCs w:val="24"/>
        </w:rPr>
        <w:t xml:space="preserve"> </w:t>
      </w:r>
      <w:r w:rsidRPr="001930C0">
        <w:rPr>
          <w:b/>
          <w:szCs w:val="24"/>
        </w:rPr>
        <w:t>词</w:t>
      </w:r>
      <w:r w:rsidRPr="001930C0">
        <w:rPr>
          <w:szCs w:val="24"/>
        </w:rPr>
        <w:t>：</w:t>
      </w:r>
      <w:r w:rsidR="00B92DC8">
        <w:rPr>
          <w:rFonts w:hint="eastAsia"/>
          <w:szCs w:val="24"/>
        </w:rPr>
        <w:t>区块链</w:t>
      </w:r>
      <w:r w:rsidRPr="001930C0">
        <w:rPr>
          <w:szCs w:val="24"/>
        </w:rPr>
        <w:t>，</w:t>
      </w:r>
      <w:r w:rsidRPr="001930C0">
        <w:rPr>
          <w:szCs w:val="24"/>
        </w:rPr>
        <w:t xml:space="preserve"> </w:t>
      </w:r>
      <w:r w:rsidR="00B92DC8">
        <w:rPr>
          <w:rFonts w:hint="eastAsia"/>
          <w:szCs w:val="24"/>
        </w:rPr>
        <w:t>数据共享</w:t>
      </w:r>
      <w:r w:rsidRPr="001930C0">
        <w:rPr>
          <w:szCs w:val="24"/>
        </w:rPr>
        <w:t>，</w:t>
      </w:r>
      <w:r w:rsidRPr="001930C0">
        <w:rPr>
          <w:szCs w:val="24"/>
        </w:rPr>
        <w:t xml:space="preserve"> </w:t>
      </w:r>
      <w:r w:rsidR="00B92DC8">
        <w:rPr>
          <w:rFonts w:hint="eastAsia"/>
          <w:szCs w:val="24"/>
        </w:rPr>
        <w:t>分布式检索</w:t>
      </w:r>
      <w:r w:rsidRPr="001930C0">
        <w:rPr>
          <w:szCs w:val="24"/>
        </w:rPr>
        <w:t>，</w:t>
      </w:r>
      <w:r w:rsidRPr="001930C0">
        <w:rPr>
          <w:szCs w:val="24"/>
        </w:rPr>
        <w:t xml:space="preserve"> </w:t>
      </w:r>
      <w:r w:rsidR="00B92DC8">
        <w:rPr>
          <w:rFonts w:hint="eastAsia"/>
          <w:szCs w:val="24"/>
        </w:rPr>
        <w:t>知识图谱</w:t>
      </w:r>
    </w:p>
    <w:p w14:paraId="27EED051" w14:textId="6E890D3B" w:rsidR="006E5287" w:rsidRDefault="006E5287" w:rsidP="006E5287"/>
    <w:p w14:paraId="1ACD894C" w14:textId="5A18DBA2" w:rsidR="00BF64D3" w:rsidRDefault="00BF64D3" w:rsidP="006E5287"/>
    <w:p w14:paraId="06AECA72" w14:textId="7A991CCD" w:rsidR="00BF64D3" w:rsidRDefault="00BF64D3" w:rsidP="006E5287"/>
    <w:p w14:paraId="5EF2D6D0" w14:textId="77777777" w:rsidR="00BF64D3" w:rsidRDefault="00BF64D3" w:rsidP="006E5287"/>
    <w:p w14:paraId="35E5A16B" w14:textId="017606C8" w:rsidR="00D570E6" w:rsidRDefault="004A4B17" w:rsidP="00F06396">
      <w:pPr>
        <w:pStyle w:val="a7"/>
        <w:numPr>
          <w:ilvl w:val="0"/>
          <w:numId w:val="1"/>
        </w:numPr>
        <w:ind w:firstLineChars="0"/>
      </w:pPr>
      <w:r>
        <w:rPr>
          <w:rFonts w:hint="eastAsia"/>
        </w:rPr>
        <w:t>绪论</w:t>
      </w:r>
    </w:p>
    <w:p w14:paraId="456E5213" w14:textId="77777777" w:rsidR="00F06396" w:rsidRDefault="00F06396" w:rsidP="00F06396">
      <w:pPr>
        <w:pStyle w:val="a7"/>
        <w:numPr>
          <w:ilvl w:val="1"/>
          <w:numId w:val="2"/>
        </w:numPr>
        <w:ind w:firstLineChars="0"/>
      </w:pPr>
      <w:r>
        <w:rPr>
          <w:rFonts w:hint="eastAsia"/>
        </w:rPr>
        <w:t>研究</w:t>
      </w:r>
      <w:r>
        <w:t>背景与意义</w:t>
      </w:r>
    </w:p>
    <w:p w14:paraId="344F7254" w14:textId="77777777" w:rsidR="00F06396" w:rsidRDefault="00F06396" w:rsidP="00F06396">
      <w:pPr>
        <w:pStyle w:val="a7"/>
        <w:numPr>
          <w:ilvl w:val="1"/>
          <w:numId w:val="2"/>
        </w:numPr>
        <w:ind w:firstLineChars="0"/>
      </w:pPr>
      <w:r>
        <w:rPr>
          <w:rFonts w:hint="eastAsia"/>
        </w:rPr>
        <w:t>国内外</w:t>
      </w:r>
      <w:r>
        <w:t>研究现状</w:t>
      </w:r>
    </w:p>
    <w:p w14:paraId="66E1C8AB" w14:textId="77777777" w:rsidR="00F06396" w:rsidRDefault="00F06396" w:rsidP="00F06396">
      <w:pPr>
        <w:pStyle w:val="a7"/>
        <w:numPr>
          <w:ilvl w:val="1"/>
          <w:numId w:val="2"/>
        </w:numPr>
        <w:ind w:firstLineChars="0"/>
      </w:pPr>
      <w:r>
        <w:rPr>
          <w:rFonts w:hint="eastAsia"/>
        </w:rPr>
        <w:t>本文</w:t>
      </w:r>
      <w:r>
        <w:t>研究内容及主要贡献</w:t>
      </w:r>
    </w:p>
    <w:p w14:paraId="7EDC453F" w14:textId="77777777" w:rsidR="00F06396" w:rsidRDefault="00F06396" w:rsidP="00F06396">
      <w:pPr>
        <w:pStyle w:val="a7"/>
        <w:numPr>
          <w:ilvl w:val="1"/>
          <w:numId w:val="2"/>
        </w:numPr>
        <w:ind w:firstLineChars="0"/>
      </w:pPr>
      <w:r>
        <w:rPr>
          <w:rFonts w:hint="eastAsia"/>
        </w:rPr>
        <w:t>本文</w:t>
      </w:r>
      <w:r>
        <w:t>内容组织结构</w:t>
      </w:r>
    </w:p>
    <w:p w14:paraId="63598F20" w14:textId="77777777" w:rsidR="00F06396" w:rsidRDefault="00F06396" w:rsidP="00F06396">
      <w:pPr>
        <w:pStyle w:val="a7"/>
        <w:numPr>
          <w:ilvl w:val="0"/>
          <w:numId w:val="1"/>
        </w:numPr>
        <w:ind w:firstLineChars="0"/>
      </w:pPr>
      <w:r>
        <w:rPr>
          <w:rFonts w:hint="eastAsia"/>
        </w:rPr>
        <w:t>相关</w:t>
      </w:r>
      <w:r>
        <w:t>理论与技术</w:t>
      </w:r>
    </w:p>
    <w:p w14:paraId="7DD4A799" w14:textId="77777777" w:rsidR="00F06396" w:rsidRDefault="00F06396" w:rsidP="00F06396">
      <w:r>
        <w:rPr>
          <w:rFonts w:hint="eastAsia"/>
        </w:rPr>
        <w:t xml:space="preserve">     2.1 </w:t>
      </w:r>
      <w:r w:rsidR="00435AA5">
        <w:rPr>
          <w:rFonts w:hint="eastAsia"/>
        </w:rPr>
        <w:t>区块链系统</w:t>
      </w:r>
      <w:r w:rsidR="00435AA5">
        <w:t>和结构</w:t>
      </w:r>
    </w:p>
    <w:p w14:paraId="622E84C7" w14:textId="77777777" w:rsidR="00435AA5" w:rsidRDefault="00435AA5" w:rsidP="00F06396">
      <w:r>
        <w:rPr>
          <w:rFonts w:hint="eastAsia"/>
        </w:rPr>
        <w:t xml:space="preserve">       2.1.1 </w:t>
      </w:r>
      <w:r>
        <w:rPr>
          <w:rFonts w:hint="eastAsia"/>
        </w:rPr>
        <w:t>区块链</w:t>
      </w:r>
      <w:r w:rsidR="003A78E1">
        <w:rPr>
          <w:rFonts w:hint="eastAsia"/>
        </w:rPr>
        <w:t>存储系统</w:t>
      </w:r>
    </w:p>
    <w:p w14:paraId="2DA8AB39" w14:textId="77777777" w:rsidR="003A78E1" w:rsidRDefault="003A78E1" w:rsidP="00F06396">
      <w:r>
        <w:rPr>
          <w:rFonts w:hint="eastAsia"/>
        </w:rPr>
        <w:t xml:space="preserve">       2.1.2 </w:t>
      </w:r>
      <w:r>
        <w:rPr>
          <w:rFonts w:hint="eastAsia"/>
        </w:rPr>
        <w:t>区块链</w:t>
      </w:r>
      <w:r>
        <w:t>数据结构</w:t>
      </w:r>
    </w:p>
    <w:p w14:paraId="3ABD76E2" w14:textId="77777777" w:rsidR="003A78E1" w:rsidRDefault="003A78E1" w:rsidP="00F06396">
      <w:r>
        <w:t xml:space="preserve">       2.</w:t>
      </w:r>
      <w:r>
        <w:rPr>
          <w:rFonts w:hint="eastAsia"/>
        </w:rPr>
        <w:t xml:space="preserve">1.3 </w:t>
      </w:r>
      <w:r>
        <w:rPr>
          <w:rFonts w:hint="eastAsia"/>
        </w:rPr>
        <w:t>区块链</w:t>
      </w:r>
      <w:r>
        <w:t>查询技术</w:t>
      </w:r>
    </w:p>
    <w:p w14:paraId="11869964" w14:textId="77777777" w:rsidR="00CE4D47" w:rsidRPr="003A78E1" w:rsidRDefault="00CE4D47" w:rsidP="00CE4D47">
      <w:pPr>
        <w:ind w:firstLineChars="350" w:firstLine="735"/>
      </w:pPr>
      <w:r>
        <w:rPr>
          <w:rFonts w:hint="eastAsia"/>
        </w:rPr>
        <w:t>2.</w:t>
      </w:r>
      <w:r>
        <w:t>1</w:t>
      </w:r>
      <w:r>
        <w:rPr>
          <w:rFonts w:hint="eastAsia"/>
        </w:rPr>
        <w:t>.4</w:t>
      </w:r>
      <w:r>
        <w:t xml:space="preserve"> </w:t>
      </w:r>
      <w:proofErr w:type="gramStart"/>
      <w:r>
        <w:rPr>
          <w:rFonts w:hint="eastAsia"/>
        </w:rPr>
        <w:t>跨链技术</w:t>
      </w:r>
      <w:proofErr w:type="gramEnd"/>
    </w:p>
    <w:p w14:paraId="73B74A45" w14:textId="77777777" w:rsidR="00435AA5" w:rsidRDefault="00435AA5" w:rsidP="00F06396">
      <w:r>
        <w:rPr>
          <w:rFonts w:hint="eastAsia"/>
        </w:rPr>
        <w:t xml:space="preserve">     2.2</w:t>
      </w:r>
      <w:r w:rsidR="00484D30">
        <w:t xml:space="preserve"> </w:t>
      </w:r>
      <w:r w:rsidR="00484D30">
        <w:rPr>
          <w:rFonts w:hint="eastAsia"/>
        </w:rPr>
        <w:t>信息</w:t>
      </w:r>
      <w:r w:rsidR="00484D30">
        <w:t>检索技术</w:t>
      </w:r>
    </w:p>
    <w:p w14:paraId="59A93B11" w14:textId="77777777" w:rsidR="00484D30" w:rsidRDefault="00484D30" w:rsidP="00F06396">
      <w:r>
        <w:t xml:space="preserve">       2.2.1 TF-IDF</w:t>
      </w:r>
      <w:r>
        <w:rPr>
          <w:rFonts w:hint="eastAsia"/>
        </w:rPr>
        <w:t>算法</w:t>
      </w:r>
    </w:p>
    <w:p w14:paraId="4C4BDAB5" w14:textId="77777777" w:rsidR="00484D30" w:rsidRDefault="00484D30" w:rsidP="00F06396">
      <w:r>
        <w:rPr>
          <w:rFonts w:hint="eastAsia"/>
        </w:rPr>
        <w:t xml:space="preserve">       2.2.2 </w:t>
      </w:r>
      <w:r>
        <w:rPr>
          <w:rFonts w:hint="eastAsia"/>
        </w:rPr>
        <w:t>倒排索引</w:t>
      </w:r>
    </w:p>
    <w:p w14:paraId="1512424D" w14:textId="77777777" w:rsidR="00484D30" w:rsidRDefault="00484D30" w:rsidP="00F06396">
      <w:r>
        <w:rPr>
          <w:rFonts w:hint="eastAsia"/>
        </w:rPr>
        <w:t xml:space="preserve">       2.2.3 </w:t>
      </w:r>
      <w:r>
        <w:rPr>
          <w:rFonts w:hint="eastAsia"/>
        </w:rPr>
        <w:t>检索模型分类</w:t>
      </w:r>
    </w:p>
    <w:p w14:paraId="788630B4" w14:textId="77777777" w:rsidR="00484D30" w:rsidRDefault="00484D30" w:rsidP="00F06396">
      <w:r>
        <w:rPr>
          <w:rFonts w:hint="eastAsia"/>
        </w:rPr>
        <w:t xml:space="preserve">       2.2.4 </w:t>
      </w:r>
      <w:r w:rsidR="00CE4D47">
        <w:t>B+</w:t>
      </w:r>
      <w:r w:rsidR="00CE4D47">
        <w:rPr>
          <w:rFonts w:hint="eastAsia"/>
        </w:rPr>
        <w:t>树</w:t>
      </w:r>
    </w:p>
    <w:p w14:paraId="4F075417" w14:textId="77777777" w:rsidR="00CE4D47" w:rsidRDefault="00CE4D47" w:rsidP="00F06396">
      <w:r>
        <w:t xml:space="preserve">       2.2.5 </w:t>
      </w:r>
      <w:proofErr w:type="spellStart"/>
      <w:r>
        <w:t>pagerank</w:t>
      </w:r>
      <w:proofErr w:type="spellEnd"/>
      <w:r>
        <w:rPr>
          <w:rFonts w:hint="eastAsia"/>
        </w:rPr>
        <w:t>算法</w:t>
      </w:r>
    </w:p>
    <w:p w14:paraId="6731C301" w14:textId="77777777" w:rsidR="00CE4D47" w:rsidRDefault="00CE4D47" w:rsidP="00F06396">
      <w:r>
        <w:rPr>
          <w:rFonts w:hint="eastAsia"/>
        </w:rPr>
        <w:t xml:space="preserve">       2.2.6 RDF</w:t>
      </w:r>
      <w:r>
        <w:rPr>
          <w:rFonts w:hint="eastAsia"/>
        </w:rPr>
        <w:t>数据模型</w:t>
      </w:r>
    </w:p>
    <w:p w14:paraId="7B12F698" w14:textId="77777777" w:rsidR="00CE4D47" w:rsidRDefault="00CE4D47" w:rsidP="00F06396">
      <w:r>
        <w:rPr>
          <w:rFonts w:hint="eastAsia"/>
        </w:rPr>
        <w:t xml:space="preserve">       2.2.7 </w:t>
      </w:r>
      <w:r>
        <w:rPr>
          <w:rFonts w:hint="eastAsia"/>
        </w:rPr>
        <w:t>知识图谱</w:t>
      </w:r>
      <w:r>
        <w:t>构建技术</w:t>
      </w:r>
    </w:p>
    <w:p w14:paraId="218B2161" w14:textId="77777777" w:rsidR="00CE4D47" w:rsidRPr="00CE4D47" w:rsidRDefault="00CE4D47" w:rsidP="00F06396">
      <w:r>
        <w:rPr>
          <w:rFonts w:hint="eastAsia"/>
        </w:rPr>
        <w:t xml:space="preserve">    </w:t>
      </w:r>
      <w:r>
        <w:t xml:space="preserve"> </w:t>
      </w:r>
      <w:r>
        <w:rPr>
          <w:rFonts w:hint="eastAsia"/>
        </w:rPr>
        <w:t xml:space="preserve">2.3 </w:t>
      </w:r>
      <w:r>
        <w:rPr>
          <w:rFonts w:hint="eastAsia"/>
        </w:rPr>
        <w:t>本章</w:t>
      </w:r>
      <w:r>
        <w:t>小结</w:t>
      </w:r>
    </w:p>
    <w:p w14:paraId="718C38F6" w14:textId="77777777" w:rsidR="00F06396" w:rsidRDefault="00CE4D47" w:rsidP="00CE4D47">
      <w:r>
        <w:rPr>
          <w:rFonts w:hint="eastAsia"/>
        </w:rPr>
        <w:t>第三章</w:t>
      </w:r>
      <w:r>
        <w:rPr>
          <w:rFonts w:hint="eastAsia"/>
        </w:rPr>
        <w:t xml:space="preserve"> </w:t>
      </w:r>
      <w:r w:rsidR="00696656">
        <w:rPr>
          <w:rFonts w:hint="eastAsia"/>
        </w:rPr>
        <w:t>链上</w:t>
      </w:r>
      <w:r w:rsidR="00696656">
        <w:t>链下混合存储架构中</w:t>
      </w:r>
      <w:r w:rsidR="00696656">
        <w:rPr>
          <w:rFonts w:hint="eastAsia"/>
        </w:rPr>
        <w:t>高效</w:t>
      </w:r>
      <w:r w:rsidR="00696656">
        <w:t>搜索技术</w:t>
      </w:r>
      <w:r w:rsidR="00696656">
        <w:rPr>
          <w:rFonts w:hint="eastAsia"/>
        </w:rPr>
        <w:t>方案</w:t>
      </w:r>
    </w:p>
    <w:p w14:paraId="2B723472" w14:textId="77777777" w:rsidR="00696656" w:rsidRDefault="00696656" w:rsidP="00CE4D47">
      <w:r>
        <w:rPr>
          <w:rFonts w:hint="eastAsia"/>
        </w:rPr>
        <w:t xml:space="preserve">     3.1 </w:t>
      </w:r>
      <w:r>
        <w:rPr>
          <w:rFonts w:hint="eastAsia"/>
        </w:rPr>
        <w:t>背景介绍</w:t>
      </w:r>
    </w:p>
    <w:p w14:paraId="5752D5A6" w14:textId="77777777" w:rsidR="00696656" w:rsidRDefault="00696656" w:rsidP="00CE4D47">
      <w:r>
        <w:rPr>
          <w:rFonts w:hint="eastAsia"/>
        </w:rPr>
        <w:t xml:space="preserve">     3.2 </w:t>
      </w:r>
      <w:r>
        <w:rPr>
          <w:rFonts w:hint="eastAsia"/>
        </w:rPr>
        <w:t>系统设计</w:t>
      </w:r>
    </w:p>
    <w:p w14:paraId="1FDB3226" w14:textId="77777777" w:rsidR="00696656" w:rsidRDefault="00696656" w:rsidP="00CE4D47">
      <w:r>
        <w:rPr>
          <w:rFonts w:hint="eastAsia"/>
        </w:rPr>
        <w:t xml:space="preserve">       3.2.1 </w:t>
      </w:r>
      <w:r w:rsidR="00F060A5">
        <w:rPr>
          <w:rFonts w:hint="eastAsia"/>
        </w:rPr>
        <w:t>整体架构</w:t>
      </w:r>
    </w:p>
    <w:p w14:paraId="371FA469" w14:textId="77777777" w:rsidR="00F060A5" w:rsidRDefault="00F060A5" w:rsidP="00CE4D47">
      <w:r>
        <w:t xml:space="preserve">       3.2.2 </w:t>
      </w:r>
      <w:r>
        <w:rPr>
          <w:rFonts w:hint="eastAsia"/>
        </w:rPr>
        <w:t>问题</w:t>
      </w:r>
      <w:r>
        <w:t>定义</w:t>
      </w:r>
    </w:p>
    <w:p w14:paraId="53F32A5B" w14:textId="77777777" w:rsidR="00F060A5" w:rsidRDefault="00F060A5" w:rsidP="00CE4D47">
      <w:r>
        <w:rPr>
          <w:rFonts w:hint="eastAsia"/>
        </w:rPr>
        <w:t xml:space="preserve">       3.2.3 </w:t>
      </w:r>
      <w:r>
        <w:rPr>
          <w:rFonts w:hint="eastAsia"/>
        </w:rPr>
        <w:t>性能指标</w:t>
      </w:r>
    </w:p>
    <w:p w14:paraId="32ACD993" w14:textId="77777777" w:rsidR="00F060A5" w:rsidRDefault="00F060A5" w:rsidP="00CE4D47">
      <w:r>
        <w:rPr>
          <w:rFonts w:hint="eastAsia"/>
        </w:rPr>
        <w:t xml:space="preserve">     </w:t>
      </w:r>
      <w:r>
        <w:t xml:space="preserve">3.3 </w:t>
      </w:r>
      <w:r w:rsidR="007B7492">
        <w:rPr>
          <w:rFonts w:hint="eastAsia"/>
        </w:rPr>
        <w:t>方案</w:t>
      </w:r>
      <w:r>
        <w:t>描述</w:t>
      </w:r>
    </w:p>
    <w:p w14:paraId="2C23A130" w14:textId="77777777" w:rsidR="00F060A5" w:rsidRDefault="00F060A5" w:rsidP="00CE4D47">
      <w:r>
        <w:rPr>
          <w:rFonts w:hint="eastAsia"/>
        </w:rPr>
        <w:t xml:space="preserve">       3.3.1 </w:t>
      </w:r>
      <w:r>
        <w:rPr>
          <w:rFonts w:hint="eastAsia"/>
        </w:rPr>
        <w:t>系统</w:t>
      </w:r>
      <w:r>
        <w:t>总体工作流程</w:t>
      </w:r>
    </w:p>
    <w:p w14:paraId="6DEB7E89" w14:textId="77777777" w:rsidR="007B7492" w:rsidRDefault="007B7492" w:rsidP="00CE4D47">
      <w:r>
        <w:rPr>
          <w:rFonts w:hint="eastAsia"/>
        </w:rPr>
        <w:t xml:space="preserve">       3.3.2 </w:t>
      </w:r>
      <w:proofErr w:type="gramStart"/>
      <w:r>
        <w:rPr>
          <w:rFonts w:hint="eastAsia"/>
        </w:rPr>
        <w:t>链下</w:t>
      </w:r>
      <w:r>
        <w:t>语义信息</w:t>
      </w:r>
      <w:proofErr w:type="gramEnd"/>
      <w:r>
        <w:t>抽取模块</w:t>
      </w:r>
    </w:p>
    <w:p w14:paraId="7E622E46" w14:textId="77777777" w:rsidR="007B7492" w:rsidRDefault="007B7492" w:rsidP="00CE4D47">
      <w:r>
        <w:rPr>
          <w:rFonts w:hint="eastAsia"/>
        </w:rPr>
        <w:t xml:space="preserve">       3.3.3 </w:t>
      </w:r>
      <w:r>
        <w:rPr>
          <w:rFonts w:hint="eastAsia"/>
        </w:rPr>
        <w:t>链上</w:t>
      </w:r>
      <w:r>
        <w:t>索引构建模块</w:t>
      </w:r>
    </w:p>
    <w:p w14:paraId="179631D6" w14:textId="77777777" w:rsidR="007B7492" w:rsidRDefault="007B7492" w:rsidP="00CE4D47">
      <w:r>
        <w:rPr>
          <w:rFonts w:hint="eastAsia"/>
        </w:rPr>
        <w:t xml:space="preserve">       3.3.4 </w:t>
      </w:r>
      <w:r>
        <w:rPr>
          <w:rFonts w:hint="eastAsia"/>
        </w:rPr>
        <w:t>单链查询模块</w:t>
      </w:r>
    </w:p>
    <w:p w14:paraId="7802A2B3" w14:textId="09083A33" w:rsidR="007B7492" w:rsidRDefault="007B7492" w:rsidP="00CE4D47">
      <w:r>
        <w:t xml:space="preserve">       3.3.5 </w:t>
      </w:r>
      <w:proofErr w:type="gramStart"/>
      <w:r>
        <w:rPr>
          <w:rFonts w:hint="eastAsia"/>
        </w:rPr>
        <w:t>跨链</w:t>
      </w:r>
      <w:r>
        <w:t>数据</w:t>
      </w:r>
      <w:proofErr w:type="gramEnd"/>
      <w:r>
        <w:t>整合模块</w:t>
      </w:r>
    </w:p>
    <w:p w14:paraId="1BAD6FC7" w14:textId="1F2FC23C" w:rsidR="00BF64D3" w:rsidRPr="00BF64D3" w:rsidRDefault="00BF64D3" w:rsidP="00BF64D3">
      <w:pPr>
        <w:rPr>
          <w:rFonts w:ascii="宋体" w:hAnsi="宋体"/>
          <w:b/>
          <w:bCs/>
          <w:sz w:val="24"/>
          <w:szCs w:val="24"/>
        </w:rPr>
      </w:pPr>
      <w:r>
        <w:rPr>
          <w:rFonts w:hint="eastAsia"/>
        </w:rPr>
        <w:t xml:space="preserve"> </w:t>
      </w:r>
      <w:r>
        <w:t xml:space="preserve">      </w:t>
      </w:r>
      <w:r w:rsidRPr="00BF64D3">
        <w:rPr>
          <w:rFonts w:hint="eastAsia"/>
        </w:rPr>
        <w:t xml:space="preserve">3.3.6 </w:t>
      </w:r>
      <w:proofErr w:type="gramStart"/>
      <w:r w:rsidRPr="00BF64D3">
        <w:rPr>
          <w:rFonts w:hint="eastAsia"/>
        </w:rPr>
        <w:t>跨链委员会</w:t>
      </w:r>
      <w:proofErr w:type="gramEnd"/>
      <w:r w:rsidRPr="00BF64D3">
        <w:rPr>
          <w:rFonts w:hint="eastAsia"/>
        </w:rPr>
        <w:t>组建模块</w:t>
      </w:r>
    </w:p>
    <w:p w14:paraId="1828A391" w14:textId="52F805AE" w:rsidR="007B7492" w:rsidRDefault="007B7492" w:rsidP="00CE4D47">
      <w:r>
        <w:rPr>
          <w:rFonts w:hint="eastAsia"/>
        </w:rPr>
        <w:t xml:space="preserve">       </w:t>
      </w:r>
      <w:r>
        <w:t>3.3.</w:t>
      </w:r>
      <w:r w:rsidR="00BF64D3">
        <w:rPr>
          <w:rFonts w:hint="eastAsia"/>
        </w:rPr>
        <w:t>7</w:t>
      </w:r>
      <w:r>
        <w:t xml:space="preserve"> </w:t>
      </w:r>
      <w:proofErr w:type="gramStart"/>
      <w:r>
        <w:rPr>
          <w:rFonts w:hint="eastAsia"/>
        </w:rPr>
        <w:t>跨链</w:t>
      </w:r>
      <w:r>
        <w:t>查询</w:t>
      </w:r>
      <w:proofErr w:type="gramEnd"/>
      <w:r>
        <w:t>模块</w:t>
      </w:r>
    </w:p>
    <w:p w14:paraId="6A17B2F0" w14:textId="77777777" w:rsidR="007B7492" w:rsidRDefault="007B7492" w:rsidP="00CE4D47">
      <w:r>
        <w:rPr>
          <w:rFonts w:hint="eastAsia"/>
        </w:rPr>
        <w:t xml:space="preserve">     </w:t>
      </w:r>
      <w:r>
        <w:t xml:space="preserve">3.4 </w:t>
      </w:r>
      <w:r>
        <w:rPr>
          <w:rFonts w:hint="eastAsia"/>
        </w:rPr>
        <w:t>方案</w:t>
      </w:r>
      <w:r>
        <w:t>分析</w:t>
      </w:r>
    </w:p>
    <w:p w14:paraId="2A38830C" w14:textId="77777777" w:rsidR="007B7492" w:rsidRDefault="007B7492" w:rsidP="00CE4D47">
      <w:r>
        <w:rPr>
          <w:rFonts w:hint="eastAsia"/>
        </w:rPr>
        <w:lastRenderedPageBreak/>
        <w:t xml:space="preserve">       </w:t>
      </w:r>
      <w:r w:rsidR="00AF18A9">
        <w:t xml:space="preserve">3.4.1 </w:t>
      </w:r>
      <w:r w:rsidR="00AF18A9">
        <w:rPr>
          <w:rFonts w:hint="eastAsia"/>
        </w:rPr>
        <w:t>检索效率分析</w:t>
      </w:r>
    </w:p>
    <w:p w14:paraId="55081F60" w14:textId="77777777" w:rsidR="00AF18A9" w:rsidRDefault="00AF18A9" w:rsidP="00CE4D47">
      <w:r>
        <w:rPr>
          <w:rFonts w:hint="eastAsia"/>
        </w:rPr>
        <w:t xml:space="preserve">       3.4.2 </w:t>
      </w:r>
      <w:r>
        <w:rPr>
          <w:rFonts w:hint="eastAsia"/>
        </w:rPr>
        <w:t>安全性</w:t>
      </w:r>
      <w:r>
        <w:t>分析</w:t>
      </w:r>
    </w:p>
    <w:p w14:paraId="33A892AC" w14:textId="77777777" w:rsidR="00AF18A9" w:rsidRDefault="00AF18A9" w:rsidP="00CE4D47">
      <w:r>
        <w:rPr>
          <w:rFonts w:hint="eastAsia"/>
        </w:rPr>
        <w:t xml:space="preserve">     3.5 </w:t>
      </w:r>
      <w:r>
        <w:rPr>
          <w:rFonts w:hint="eastAsia"/>
        </w:rPr>
        <w:t>本章小结</w:t>
      </w:r>
    </w:p>
    <w:p w14:paraId="650FA06E" w14:textId="77777777" w:rsidR="00AF18A9" w:rsidRDefault="00AF18A9" w:rsidP="00CE4D47">
      <w:r>
        <w:rPr>
          <w:rFonts w:hint="eastAsia"/>
        </w:rPr>
        <w:t>第四章</w:t>
      </w:r>
      <w:r>
        <w:rPr>
          <w:rFonts w:hint="eastAsia"/>
        </w:rPr>
        <w:t xml:space="preserve"> </w:t>
      </w:r>
      <w:r>
        <w:rPr>
          <w:rFonts w:hint="eastAsia"/>
        </w:rPr>
        <w:t>实验设计</w:t>
      </w:r>
      <w:r>
        <w:t>与结果分析</w:t>
      </w:r>
    </w:p>
    <w:p w14:paraId="238A94E6" w14:textId="77777777" w:rsidR="00AF18A9" w:rsidRDefault="00AF18A9" w:rsidP="00CE4D47">
      <w:r>
        <w:t xml:space="preserve">     4.1 </w:t>
      </w:r>
      <w:r>
        <w:rPr>
          <w:rFonts w:hint="eastAsia"/>
        </w:rPr>
        <w:t>实验</w:t>
      </w:r>
      <w:r>
        <w:t>环境配置</w:t>
      </w:r>
    </w:p>
    <w:p w14:paraId="167EF57A" w14:textId="77777777" w:rsidR="00AF18A9" w:rsidRDefault="00AF18A9" w:rsidP="00CE4D47">
      <w:r>
        <w:rPr>
          <w:rFonts w:hint="eastAsia"/>
        </w:rPr>
        <w:t xml:space="preserve">     4.2 </w:t>
      </w:r>
      <w:r>
        <w:rPr>
          <w:rFonts w:hint="eastAsia"/>
        </w:rPr>
        <w:t>实验</w:t>
      </w:r>
      <w:r>
        <w:t>数据集</w:t>
      </w:r>
    </w:p>
    <w:p w14:paraId="1F9C0C75" w14:textId="77777777" w:rsidR="00864DB7" w:rsidRDefault="00AF18A9" w:rsidP="00CE4D47">
      <w:r>
        <w:t xml:space="preserve">     4.3 </w:t>
      </w:r>
      <w:r w:rsidR="00864DB7">
        <w:rPr>
          <w:rFonts w:hint="eastAsia"/>
        </w:rPr>
        <w:t>系统性能测试</w:t>
      </w:r>
    </w:p>
    <w:p w14:paraId="4096B4C1" w14:textId="77777777" w:rsidR="00864DB7" w:rsidRDefault="00864DB7" w:rsidP="00CE4D47">
      <w:r>
        <w:rPr>
          <w:rFonts w:hint="eastAsia"/>
        </w:rPr>
        <w:t xml:space="preserve">       4.3.1 </w:t>
      </w:r>
      <w:r>
        <w:rPr>
          <w:rFonts w:hint="eastAsia"/>
        </w:rPr>
        <w:t>索引</w:t>
      </w:r>
      <w:r>
        <w:t>生成开销</w:t>
      </w:r>
    </w:p>
    <w:p w14:paraId="70A11831" w14:textId="77777777" w:rsidR="00864DB7" w:rsidRDefault="00864DB7" w:rsidP="00CE4D47">
      <w:r>
        <w:rPr>
          <w:rFonts w:hint="eastAsia"/>
        </w:rPr>
        <w:t xml:space="preserve">       4.3.2 </w:t>
      </w:r>
      <w:r>
        <w:rPr>
          <w:rFonts w:hint="eastAsia"/>
        </w:rPr>
        <w:t>系统</w:t>
      </w:r>
      <w:r>
        <w:t>响应时间</w:t>
      </w:r>
    </w:p>
    <w:p w14:paraId="6F2A05F6" w14:textId="77777777" w:rsidR="00864DB7" w:rsidRDefault="00864DB7" w:rsidP="00CE4D47">
      <w:r>
        <w:t xml:space="preserve">       4.3.3 </w:t>
      </w:r>
      <w:r>
        <w:rPr>
          <w:rFonts w:hint="eastAsia"/>
        </w:rPr>
        <w:t>查询</w:t>
      </w:r>
      <w:r>
        <w:t>准确率和召回率</w:t>
      </w:r>
    </w:p>
    <w:p w14:paraId="3A339971" w14:textId="77777777" w:rsidR="00AF18A9" w:rsidRDefault="00864DB7" w:rsidP="00CE4D47">
      <w:r>
        <w:rPr>
          <w:rFonts w:hint="eastAsia"/>
        </w:rPr>
        <w:t xml:space="preserve">      </w:t>
      </w:r>
      <w:r>
        <w:t xml:space="preserve"> </w:t>
      </w:r>
      <w:r>
        <w:rPr>
          <w:rFonts w:hint="eastAsia"/>
        </w:rPr>
        <w:t xml:space="preserve">4.3.4 </w:t>
      </w:r>
      <w:r>
        <w:rPr>
          <w:rFonts w:hint="eastAsia"/>
        </w:rPr>
        <w:t>排序</w:t>
      </w:r>
      <w:r>
        <w:t>性能测试</w:t>
      </w:r>
    </w:p>
    <w:p w14:paraId="68924D41" w14:textId="77777777" w:rsidR="00864DB7" w:rsidRDefault="00864DB7" w:rsidP="00CE4D47">
      <w:r>
        <w:t xml:space="preserve">     4</w:t>
      </w:r>
      <w:r>
        <w:rPr>
          <w:rFonts w:hint="eastAsia"/>
        </w:rPr>
        <w:t>.4</w:t>
      </w:r>
      <w:r>
        <w:t xml:space="preserve"> </w:t>
      </w:r>
      <w:r>
        <w:rPr>
          <w:rFonts w:hint="eastAsia"/>
        </w:rPr>
        <w:t>对比实验测试</w:t>
      </w:r>
    </w:p>
    <w:p w14:paraId="4FAAA236" w14:textId="77777777" w:rsidR="00864DB7" w:rsidRDefault="00864DB7" w:rsidP="00CE4D47">
      <w:r>
        <w:t xml:space="preserve">       4.4.1 </w:t>
      </w:r>
      <w:r>
        <w:rPr>
          <w:rFonts w:hint="eastAsia"/>
        </w:rPr>
        <w:t>对比方案</w:t>
      </w:r>
      <w:r>
        <w:t>介绍</w:t>
      </w:r>
    </w:p>
    <w:p w14:paraId="7121A409" w14:textId="1778B2AB" w:rsidR="00864DB7" w:rsidRDefault="00864DB7" w:rsidP="00CE4D47">
      <w:r>
        <w:rPr>
          <w:rFonts w:hint="eastAsia"/>
        </w:rPr>
        <w:t xml:space="preserve">       4.4.2 </w:t>
      </w:r>
      <w:r>
        <w:rPr>
          <w:rFonts w:hint="eastAsia"/>
        </w:rPr>
        <w:t>对比</w:t>
      </w:r>
      <w:r>
        <w:t>实验结果</w:t>
      </w:r>
    </w:p>
    <w:p w14:paraId="329EEDEC" w14:textId="7EA112FC" w:rsidR="00864DB7" w:rsidRDefault="00864DB7" w:rsidP="00CE4D47">
      <w:r>
        <w:rPr>
          <w:rFonts w:hint="eastAsia"/>
        </w:rPr>
        <w:t xml:space="preserve">     4.</w:t>
      </w:r>
      <w:r w:rsidR="00BF64D3">
        <w:rPr>
          <w:rFonts w:hint="eastAsia"/>
        </w:rPr>
        <w:t>5</w:t>
      </w:r>
      <w:r>
        <w:rPr>
          <w:rFonts w:hint="eastAsia"/>
        </w:rPr>
        <w:t xml:space="preserve"> </w:t>
      </w:r>
      <w:r>
        <w:rPr>
          <w:rFonts w:hint="eastAsia"/>
        </w:rPr>
        <w:t>本章小结</w:t>
      </w:r>
    </w:p>
    <w:p w14:paraId="161A4BEE" w14:textId="77777777" w:rsidR="00864DB7" w:rsidRDefault="00864DB7" w:rsidP="00CE4D47">
      <w:r>
        <w:rPr>
          <w:rFonts w:hint="eastAsia"/>
        </w:rPr>
        <w:t xml:space="preserve"> </w:t>
      </w:r>
      <w:r>
        <w:rPr>
          <w:rFonts w:hint="eastAsia"/>
        </w:rPr>
        <w:t>第五章</w:t>
      </w:r>
      <w:r>
        <w:rPr>
          <w:rFonts w:hint="eastAsia"/>
        </w:rPr>
        <w:t xml:space="preserve"> </w:t>
      </w:r>
      <w:r>
        <w:rPr>
          <w:rFonts w:hint="eastAsia"/>
        </w:rPr>
        <w:t>总结</w:t>
      </w:r>
      <w:r>
        <w:t>与展望</w:t>
      </w:r>
    </w:p>
    <w:p w14:paraId="09DFB119" w14:textId="77777777" w:rsidR="009C56DA" w:rsidRDefault="009C56DA" w:rsidP="00CE4D47"/>
    <w:p w14:paraId="6599B212" w14:textId="77777777" w:rsidR="009C56DA" w:rsidRPr="009C56DA" w:rsidRDefault="009C56DA" w:rsidP="009C56DA">
      <w:pPr>
        <w:jc w:val="center"/>
        <w:rPr>
          <w:b/>
          <w:sz w:val="32"/>
        </w:rPr>
      </w:pPr>
      <w:r w:rsidRPr="009C56DA">
        <w:rPr>
          <w:rFonts w:hint="eastAsia"/>
          <w:b/>
          <w:sz w:val="32"/>
        </w:rPr>
        <w:t>第一章</w:t>
      </w:r>
      <w:r w:rsidRPr="009C56DA">
        <w:rPr>
          <w:rFonts w:hint="eastAsia"/>
          <w:b/>
          <w:sz w:val="32"/>
        </w:rPr>
        <w:t xml:space="preserve"> </w:t>
      </w:r>
      <w:r w:rsidRPr="009C56DA">
        <w:rPr>
          <w:rFonts w:hint="eastAsia"/>
          <w:b/>
          <w:sz w:val="32"/>
        </w:rPr>
        <w:t>绪论</w:t>
      </w:r>
    </w:p>
    <w:p w14:paraId="545139E6" w14:textId="77777777" w:rsidR="00864DB7" w:rsidRDefault="009C56DA" w:rsidP="00CE4D47">
      <w:pPr>
        <w:rPr>
          <w:b/>
          <w:sz w:val="28"/>
        </w:rPr>
      </w:pPr>
      <w:r w:rsidRPr="009C56DA">
        <w:rPr>
          <w:rFonts w:hint="eastAsia"/>
          <w:b/>
          <w:sz w:val="28"/>
        </w:rPr>
        <w:t xml:space="preserve">1.1 </w:t>
      </w:r>
      <w:r w:rsidRPr="009C56DA">
        <w:rPr>
          <w:rFonts w:hint="eastAsia"/>
          <w:b/>
          <w:sz w:val="28"/>
        </w:rPr>
        <w:t>研究</w:t>
      </w:r>
      <w:r w:rsidRPr="009C56DA">
        <w:rPr>
          <w:b/>
          <w:sz w:val="28"/>
        </w:rPr>
        <w:t>背景与意义</w:t>
      </w:r>
    </w:p>
    <w:p w14:paraId="12C8CBDF" w14:textId="50E8F506" w:rsidR="00AF3CC0" w:rsidRDefault="00AF3CC0" w:rsidP="000E2B60">
      <w:pPr>
        <w:snapToGrid w:val="0"/>
        <w:spacing w:line="400" w:lineRule="exact"/>
        <w:ind w:firstLineChars="200" w:firstLine="480"/>
        <w:rPr>
          <w:rFonts w:ascii="宋体" w:hAnsi="宋体"/>
          <w:sz w:val="24"/>
          <w:szCs w:val="24"/>
        </w:rPr>
      </w:pPr>
      <w:r>
        <w:rPr>
          <w:rFonts w:ascii="宋体" w:hAnsi="宋体" w:hint="eastAsia"/>
          <w:sz w:val="24"/>
          <w:szCs w:val="24"/>
        </w:rPr>
        <w:t>随着社会和科技的发展，越来越多的人参与到网络空间活动中，</w:t>
      </w:r>
      <w:r w:rsidR="003419D6">
        <w:rPr>
          <w:rFonts w:ascii="宋体" w:hAnsi="宋体" w:hint="eastAsia"/>
          <w:sz w:val="24"/>
          <w:szCs w:val="24"/>
        </w:rPr>
        <w:t>导致了</w:t>
      </w:r>
      <w:r>
        <w:rPr>
          <w:rFonts w:ascii="宋体" w:hAnsi="宋体" w:hint="eastAsia"/>
          <w:sz w:val="24"/>
          <w:szCs w:val="24"/>
        </w:rPr>
        <w:t>互联网中存储的数据量</w:t>
      </w:r>
      <w:r w:rsidR="003419D6">
        <w:rPr>
          <w:rFonts w:ascii="宋体" w:hAnsi="宋体" w:hint="eastAsia"/>
          <w:sz w:val="24"/>
          <w:szCs w:val="24"/>
        </w:rPr>
        <w:t>呈现出了指数级别的增长，而由于数据的所有者</w:t>
      </w:r>
      <w:r w:rsidR="000E2B60">
        <w:rPr>
          <w:rFonts w:ascii="宋体" w:hAnsi="宋体" w:hint="eastAsia"/>
          <w:sz w:val="24"/>
          <w:szCs w:val="24"/>
        </w:rPr>
        <w:t>不同</w:t>
      </w:r>
      <w:r w:rsidR="003419D6">
        <w:rPr>
          <w:rFonts w:ascii="宋体" w:hAnsi="宋体" w:hint="eastAsia"/>
          <w:sz w:val="24"/>
          <w:szCs w:val="24"/>
        </w:rPr>
        <w:t>和存储</w:t>
      </w:r>
      <w:r w:rsidR="000E2B60">
        <w:rPr>
          <w:rFonts w:ascii="宋体" w:hAnsi="宋体" w:hint="eastAsia"/>
          <w:sz w:val="24"/>
          <w:szCs w:val="24"/>
        </w:rPr>
        <w:t>方式的多样化，形成了大量的</w:t>
      </w:r>
      <w:r w:rsidR="003419D6">
        <w:rPr>
          <w:rFonts w:ascii="宋体" w:hAnsi="宋体" w:hint="eastAsia"/>
          <w:sz w:val="24"/>
          <w:szCs w:val="24"/>
        </w:rPr>
        <w:t>信息壁垒和数据孤岛</w:t>
      </w:r>
      <w:r w:rsidR="000E2B60">
        <w:rPr>
          <w:rFonts w:ascii="宋体" w:hAnsi="宋体" w:hint="eastAsia"/>
          <w:sz w:val="24"/>
          <w:szCs w:val="24"/>
        </w:rPr>
        <w:t>。为了打通不同数据所有者之间的壁垒，学术界和工业界从各方面开展了对于海量数据共享的研究，想要找到一种安全高效的数据共享模式，但仍存在一些问题。</w:t>
      </w:r>
    </w:p>
    <w:p w14:paraId="51FA58D9" w14:textId="0C2F6F2D" w:rsidR="00AF3CC0" w:rsidRDefault="009C56DA" w:rsidP="009C56DA">
      <w:pPr>
        <w:snapToGrid w:val="0"/>
        <w:spacing w:line="400" w:lineRule="exact"/>
        <w:ind w:firstLineChars="200" w:firstLine="480"/>
        <w:rPr>
          <w:rFonts w:ascii="宋体" w:hAnsi="宋体"/>
          <w:sz w:val="24"/>
          <w:szCs w:val="24"/>
        </w:rPr>
      </w:pPr>
      <w:r>
        <w:rPr>
          <w:rFonts w:ascii="宋体" w:hAnsi="宋体" w:hint="eastAsia"/>
          <w:sz w:val="24"/>
          <w:szCs w:val="24"/>
        </w:rPr>
        <w:t>最近几年，随着比特币和以太坊等加密货币系统的成功，区块链技术作为其核心技术</w:t>
      </w:r>
      <w:r w:rsidR="00AF3CC0">
        <w:rPr>
          <w:rFonts w:ascii="宋体" w:hAnsi="宋体" w:hint="eastAsia"/>
          <w:sz w:val="24"/>
          <w:szCs w:val="24"/>
        </w:rPr>
        <w:t>受</w:t>
      </w:r>
      <w:r>
        <w:rPr>
          <w:rFonts w:ascii="宋体" w:hAnsi="宋体" w:hint="eastAsia"/>
          <w:sz w:val="24"/>
          <w:szCs w:val="24"/>
        </w:rPr>
        <w:t>到了越来越广泛的关注。作为一种分布式账本技术，区块链具有去中心化、不可篡改、安全可信、数据公开透明等特点，目前在供应链、农产品溯源、金融基础设置、版权存证等领域已经有了相关应用。</w:t>
      </w:r>
    </w:p>
    <w:p w14:paraId="4B2712D5" w14:textId="421F9DED" w:rsidR="009C56DA" w:rsidRDefault="009C56DA" w:rsidP="009C56DA">
      <w:pPr>
        <w:snapToGrid w:val="0"/>
        <w:spacing w:line="400" w:lineRule="exact"/>
        <w:ind w:firstLineChars="200" w:firstLine="480"/>
        <w:rPr>
          <w:rFonts w:ascii="宋体" w:hAnsi="宋体"/>
          <w:sz w:val="24"/>
          <w:szCs w:val="24"/>
        </w:rPr>
      </w:pPr>
      <w:r w:rsidRPr="00AA4FEE">
        <w:rPr>
          <w:rFonts w:ascii="宋体" w:hAnsi="宋体" w:hint="eastAsia"/>
          <w:sz w:val="24"/>
          <w:szCs w:val="24"/>
        </w:rPr>
        <w:t>区块链作为一项分布式基础设施，有一个新的应用领域，分布式数据共享</w:t>
      </w:r>
      <w:r>
        <w:rPr>
          <w:rFonts w:ascii="宋体" w:hAnsi="宋体"/>
          <w:sz w:val="24"/>
          <w:szCs w:val="24"/>
        </w:rPr>
        <w:t>[1]</w:t>
      </w:r>
      <w:r w:rsidRPr="00AA4FEE">
        <w:rPr>
          <w:rFonts w:ascii="宋体" w:hAnsi="宋体" w:hint="eastAsia"/>
          <w:sz w:val="24"/>
          <w:szCs w:val="24"/>
        </w:rPr>
        <w:t>。分布式数据共享在之前已经有了相关的尝试，例如</w:t>
      </w:r>
      <w:proofErr w:type="spellStart"/>
      <w:r w:rsidRPr="00AA4FEE">
        <w:rPr>
          <w:rFonts w:ascii="宋体" w:hAnsi="宋体" w:hint="eastAsia"/>
          <w:sz w:val="24"/>
          <w:szCs w:val="24"/>
        </w:rPr>
        <w:t>Bittorrent</w:t>
      </w:r>
      <w:proofErr w:type="spellEnd"/>
      <w:r w:rsidRPr="00AA4FEE">
        <w:rPr>
          <w:rFonts w:ascii="宋体" w:hAnsi="宋体" w:hint="eastAsia"/>
          <w:sz w:val="24"/>
          <w:szCs w:val="24"/>
        </w:rPr>
        <w:t>协议和</w:t>
      </w:r>
      <w:proofErr w:type="spellStart"/>
      <w:r w:rsidRPr="00AA4FEE">
        <w:rPr>
          <w:rFonts w:ascii="宋体" w:hAnsi="宋体" w:hint="eastAsia"/>
          <w:sz w:val="24"/>
          <w:szCs w:val="24"/>
        </w:rPr>
        <w:t>ipfs</w:t>
      </w:r>
      <w:proofErr w:type="spellEnd"/>
      <w:r w:rsidRPr="00AA4FEE">
        <w:rPr>
          <w:rFonts w:ascii="宋体" w:hAnsi="宋体" w:hint="eastAsia"/>
          <w:sz w:val="24"/>
          <w:szCs w:val="24"/>
        </w:rPr>
        <w:t>协议</w:t>
      </w:r>
      <w:r>
        <w:rPr>
          <w:rFonts w:ascii="宋体" w:hAnsi="宋体" w:hint="eastAsia"/>
          <w:sz w:val="24"/>
          <w:szCs w:val="24"/>
        </w:rPr>
        <w:t>[</w:t>
      </w:r>
      <w:r>
        <w:rPr>
          <w:rFonts w:ascii="宋体" w:hAnsi="宋体"/>
          <w:sz w:val="24"/>
          <w:szCs w:val="24"/>
        </w:rPr>
        <w:t>2]</w:t>
      </w:r>
      <w:r w:rsidRPr="00AA4FEE">
        <w:rPr>
          <w:rFonts w:ascii="宋体" w:hAnsi="宋体" w:hint="eastAsia"/>
          <w:sz w:val="24"/>
          <w:szCs w:val="24"/>
        </w:rPr>
        <w:t>，但是，缺乏一种稳定的激励机制，使得这种文件共享系统健康地运转下去，同时，多方写入的场景，也可能导致拜占庭问题的产生。</w:t>
      </w:r>
      <w:r>
        <w:rPr>
          <w:rFonts w:ascii="宋体" w:hAnsi="宋体" w:hint="eastAsia"/>
          <w:sz w:val="24"/>
          <w:szCs w:val="24"/>
        </w:rPr>
        <w:t>利用区块链的特性，可以有效地解决当前分布式数据共享系统中存在的问题，但区块链本身仍存在数据搜索效率低、不支持复杂搜索等功能。</w:t>
      </w:r>
    </w:p>
    <w:p w14:paraId="350A4CE5" w14:textId="77777777" w:rsidR="009C56DA" w:rsidRDefault="009C56DA" w:rsidP="009C56DA">
      <w:pPr>
        <w:snapToGrid w:val="0"/>
        <w:spacing w:line="400" w:lineRule="exact"/>
        <w:ind w:firstLineChars="200" w:firstLine="480"/>
        <w:rPr>
          <w:rFonts w:ascii="宋体" w:hAnsi="宋体"/>
          <w:sz w:val="24"/>
          <w:szCs w:val="24"/>
        </w:rPr>
      </w:pPr>
      <w:r>
        <w:rPr>
          <w:rFonts w:ascii="宋体" w:hAnsi="宋体" w:hint="eastAsia"/>
          <w:sz w:val="24"/>
          <w:szCs w:val="24"/>
        </w:rPr>
        <w:t>比特币白皮书中描述的区块链是一种按照时间顺序将区块以链表的形式连接起来的数据结构[3]，通过密码学技术保证了交易数据的不可篡改性，数据需要经过系统中多数节点的共识，才能够以追加的方式添加到区块链的尾部，如果</w:t>
      </w:r>
      <w:r>
        <w:rPr>
          <w:rFonts w:ascii="宋体" w:hAnsi="宋体" w:hint="eastAsia"/>
          <w:sz w:val="24"/>
          <w:szCs w:val="24"/>
        </w:rPr>
        <w:lastRenderedPageBreak/>
        <w:t>恶意节点想要篡改已经经过共识并存储在区块链内的数据，需要掌握系统中的大部分算力，这在现实中往往是难以实现的，因此通过区块链技术可以解决分布式场景中的信任问题。</w:t>
      </w:r>
    </w:p>
    <w:p w14:paraId="6734CD06" w14:textId="77777777" w:rsidR="009C56DA" w:rsidRDefault="009C56DA" w:rsidP="009C56DA">
      <w:pPr>
        <w:snapToGrid w:val="0"/>
        <w:spacing w:line="400" w:lineRule="exact"/>
        <w:ind w:firstLineChars="200" w:firstLine="480"/>
        <w:rPr>
          <w:rFonts w:ascii="宋体" w:hAnsi="宋体"/>
          <w:sz w:val="24"/>
          <w:szCs w:val="24"/>
        </w:rPr>
      </w:pPr>
      <w:r>
        <w:rPr>
          <w:rFonts w:ascii="宋体" w:hAnsi="宋体" w:hint="eastAsia"/>
          <w:sz w:val="24"/>
          <w:szCs w:val="24"/>
        </w:rPr>
        <w:t>在区块链系统中，存储的数据并不是底层的原始数据，底层数据往往是带有一定格式的交易数据，这些数据一般不会以明文的形式存储到区块链上，需要经过散列运算，将得到的哈希值上链，比如比特</w:t>
      </w:r>
      <w:proofErr w:type="gramStart"/>
      <w:r>
        <w:rPr>
          <w:rFonts w:ascii="宋体" w:hAnsi="宋体" w:hint="eastAsia"/>
          <w:sz w:val="24"/>
          <w:szCs w:val="24"/>
        </w:rPr>
        <w:t>币采用</w:t>
      </w:r>
      <w:proofErr w:type="gramEnd"/>
      <w:r>
        <w:rPr>
          <w:rFonts w:ascii="宋体" w:hAnsi="宋体" w:hint="eastAsia"/>
          <w:sz w:val="24"/>
          <w:szCs w:val="24"/>
        </w:rPr>
        <w:t>双sha256散列函数，可以将任意长度的原始交易记录存进区块。在保证安全性的同时，区块链这种只能追加的数据结构也导致了系统性能的下降，大多数区块链系统底层采用的是key-value数据库，通过牺牲读性能来换取写性能的提高[4]。然而，在实际应用中，区块链系统的交易吞吐量往往没有那么大，比特币的交易量只有每秒1笔左右，以太坊的交易写入量为每秒10笔左右[5]，而随着区块链中数据的增加，对链上数据的搜索需求已经逐渐体现了出来，key-value数据库的快速写入优势无法体现，而读取效率低已经成为限制区块链搜索功能发展的瓶颈。</w:t>
      </w:r>
    </w:p>
    <w:p w14:paraId="6FAA453B" w14:textId="1EB1B688" w:rsidR="009C56DA" w:rsidRDefault="009C56DA" w:rsidP="009C56DA">
      <w:pPr>
        <w:snapToGrid w:val="0"/>
        <w:spacing w:line="400" w:lineRule="exact"/>
        <w:ind w:firstLineChars="200" w:firstLine="480"/>
        <w:rPr>
          <w:rFonts w:ascii="宋体" w:hAnsi="宋体"/>
          <w:sz w:val="24"/>
          <w:szCs w:val="24"/>
        </w:rPr>
      </w:pPr>
      <w:r>
        <w:rPr>
          <w:rFonts w:ascii="宋体" w:hAnsi="宋体" w:hint="eastAsia"/>
          <w:sz w:val="24"/>
          <w:szCs w:val="24"/>
        </w:rPr>
        <w:t>现有的区块链系统在最初设计时，只是针对某种特定事务进行处理，没有考虑丰富查询的需求，数据要么存储在键值对中，要么存储在平面文件中，而这些存储方式都不支持复杂的查询操作。因此，如果实现了区块链上的快速、多关键词的搜索，用户就可以对分布式数据共享系统中的数据进行快速、个性化的搜索，可以更快地找到满足自己需求的数据位置，系统的可用性更强。同时可以利用智能合约对链上资产进行自动分配，系统的安全性更强。</w:t>
      </w:r>
    </w:p>
    <w:p w14:paraId="22B448EA" w14:textId="73B4B64D" w:rsidR="000E2B60" w:rsidRDefault="000E2B60" w:rsidP="009C56DA">
      <w:pPr>
        <w:snapToGrid w:val="0"/>
        <w:spacing w:line="400" w:lineRule="exact"/>
        <w:ind w:firstLineChars="200" w:firstLine="480"/>
        <w:rPr>
          <w:rFonts w:ascii="宋体" w:hAnsi="宋体"/>
          <w:sz w:val="24"/>
          <w:szCs w:val="24"/>
        </w:rPr>
      </w:pPr>
      <w:r>
        <w:rPr>
          <w:rFonts w:ascii="宋体" w:hAnsi="宋体" w:hint="eastAsia"/>
          <w:sz w:val="24"/>
          <w:szCs w:val="24"/>
        </w:rPr>
        <w:t>除了区块链系统中存在的检索困难问题之外，另一个需要考虑的问题是</w:t>
      </w:r>
      <w:r w:rsidR="00456914">
        <w:rPr>
          <w:rFonts w:ascii="宋体" w:hAnsi="宋体" w:hint="eastAsia"/>
          <w:sz w:val="24"/>
          <w:szCs w:val="24"/>
        </w:rPr>
        <w:t>不同区块链之间</w:t>
      </w:r>
      <w:proofErr w:type="gramStart"/>
      <w:r w:rsidR="00456914">
        <w:rPr>
          <w:rFonts w:ascii="宋体" w:hAnsi="宋体" w:hint="eastAsia"/>
          <w:sz w:val="24"/>
          <w:szCs w:val="24"/>
        </w:rPr>
        <w:t>的跨链检索</w:t>
      </w:r>
      <w:proofErr w:type="gramEnd"/>
      <w:r w:rsidR="00456914">
        <w:rPr>
          <w:rFonts w:ascii="宋体" w:hAnsi="宋体" w:hint="eastAsia"/>
          <w:sz w:val="24"/>
          <w:szCs w:val="24"/>
        </w:rPr>
        <w:t>问题。由于不同的区块链系统是异构的，他们底层的数据结构和共识机制都不相同，这就造成了区块链与区块链之间的另一种“数据孤岛”。</w:t>
      </w:r>
    </w:p>
    <w:p w14:paraId="37A14D4F" w14:textId="140CC811" w:rsidR="00AF3CC0" w:rsidRDefault="00456914" w:rsidP="00F126A1">
      <w:pPr>
        <w:snapToGrid w:val="0"/>
        <w:spacing w:line="400" w:lineRule="exact"/>
        <w:rPr>
          <w:rFonts w:ascii="宋体" w:hAnsi="宋体"/>
          <w:sz w:val="24"/>
          <w:szCs w:val="24"/>
        </w:rPr>
      </w:pPr>
      <w:r>
        <w:rPr>
          <w:rFonts w:ascii="宋体" w:hAnsi="宋体" w:hint="eastAsia"/>
          <w:sz w:val="24"/>
          <w:szCs w:val="24"/>
        </w:rPr>
        <w:t>跨异构链的信息检索问题可以归为两点：统一数据格式和建立信息关联。从搜索技术的发展史中可以了解到，知识图谱的两大关键技术，R</w:t>
      </w:r>
      <w:r>
        <w:rPr>
          <w:rFonts w:ascii="宋体" w:hAnsi="宋体"/>
          <w:sz w:val="24"/>
          <w:szCs w:val="24"/>
        </w:rPr>
        <w:t>DF</w:t>
      </w:r>
      <w:r>
        <w:rPr>
          <w:rFonts w:ascii="宋体" w:hAnsi="宋体" w:hint="eastAsia"/>
          <w:sz w:val="24"/>
          <w:szCs w:val="24"/>
        </w:rPr>
        <w:t>（资源描述框架）和语义网（Semantic</w:t>
      </w:r>
      <w:r>
        <w:rPr>
          <w:rFonts w:ascii="宋体" w:hAnsi="宋体"/>
          <w:sz w:val="24"/>
          <w:szCs w:val="24"/>
        </w:rPr>
        <w:t xml:space="preserve"> W</w:t>
      </w:r>
      <w:r>
        <w:rPr>
          <w:rFonts w:ascii="宋体" w:hAnsi="宋体" w:hint="eastAsia"/>
          <w:sz w:val="24"/>
          <w:szCs w:val="24"/>
        </w:rPr>
        <w:t>eb）很好地描述了非结构化数据之间的逻辑关系，R</w:t>
      </w:r>
      <w:r>
        <w:rPr>
          <w:rFonts w:ascii="宋体" w:hAnsi="宋体"/>
          <w:sz w:val="24"/>
          <w:szCs w:val="24"/>
        </w:rPr>
        <w:t>DF</w:t>
      </w:r>
      <w:r>
        <w:rPr>
          <w:rFonts w:ascii="宋体" w:hAnsi="宋体" w:hint="eastAsia"/>
          <w:sz w:val="24"/>
          <w:szCs w:val="24"/>
        </w:rPr>
        <w:t>通过一种通用的三元组数据格式</w:t>
      </w:r>
      <w:r w:rsidR="00162498">
        <w:rPr>
          <w:rFonts w:ascii="宋体" w:hAnsi="宋体" w:hint="eastAsia"/>
          <w:sz w:val="24"/>
          <w:szCs w:val="24"/>
        </w:rPr>
        <w:t>对非结构化数据进行简洁统一便于移植的形式化描述，</w:t>
      </w:r>
      <w:proofErr w:type="gramStart"/>
      <w:r w:rsidR="00162498">
        <w:rPr>
          <w:rFonts w:ascii="宋体" w:hAnsi="宋体" w:hint="eastAsia"/>
          <w:sz w:val="24"/>
          <w:szCs w:val="24"/>
        </w:rPr>
        <w:t>语义网</w:t>
      </w:r>
      <w:proofErr w:type="gramEnd"/>
      <w:r w:rsidR="00162498">
        <w:rPr>
          <w:rFonts w:ascii="宋体" w:hAnsi="宋体" w:hint="eastAsia"/>
          <w:sz w:val="24"/>
          <w:szCs w:val="24"/>
        </w:rPr>
        <w:t>则以R</w:t>
      </w:r>
      <w:r w:rsidR="00162498">
        <w:rPr>
          <w:rFonts w:ascii="宋体" w:hAnsi="宋体"/>
          <w:sz w:val="24"/>
          <w:szCs w:val="24"/>
        </w:rPr>
        <w:t>DF</w:t>
      </w:r>
      <w:r w:rsidR="00162498">
        <w:rPr>
          <w:rFonts w:ascii="宋体" w:hAnsi="宋体" w:hint="eastAsia"/>
          <w:sz w:val="24"/>
          <w:szCs w:val="24"/>
        </w:rPr>
        <w:t>数据格式为基础构建了一个能够描述知识实体或概念本身以及他们相互之间逻辑关系的智能网络。在这两种技术的基础之上构建的知识图谱，存储的全部都是统一格式的结构化数据，使不同来源的数据之间形成一种结构化状态，用户只需要通过这些关联关系，就可以快速搜索到自己需要的信息。因此，如果可以通过R</w:t>
      </w:r>
      <w:r w:rsidR="00162498">
        <w:rPr>
          <w:rFonts w:ascii="宋体" w:hAnsi="宋体"/>
          <w:sz w:val="24"/>
          <w:szCs w:val="24"/>
        </w:rPr>
        <w:t>DF</w:t>
      </w:r>
      <w:r w:rsidR="00162498">
        <w:rPr>
          <w:rFonts w:ascii="宋体" w:hAnsi="宋体" w:hint="eastAsia"/>
          <w:sz w:val="24"/>
          <w:szCs w:val="24"/>
        </w:rPr>
        <w:t>和</w:t>
      </w:r>
      <w:proofErr w:type="gramStart"/>
      <w:r w:rsidR="00162498">
        <w:rPr>
          <w:rFonts w:ascii="宋体" w:hAnsi="宋体" w:hint="eastAsia"/>
          <w:sz w:val="24"/>
          <w:szCs w:val="24"/>
        </w:rPr>
        <w:t>语义网</w:t>
      </w:r>
      <w:proofErr w:type="gramEnd"/>
      <w:r w:rsidR="00162498">
        <w:rPr>
          <w:rFonts w:ascii="宋体" w:hAnsi="宋体" w:hint="eastAsia"/>
          <w:sz w:val="24"/>
          <w:szCs w:val="24"/>
        </w:rPr>
        <w:t>这两种技术在不同结构的区块链系统中对数据进行统一的格式整合，并在相关数据间建立语义关联关系，就可以构建一个跨</w:t>
      </w:r>
      <w:proofErr w:type="gramStart"/>
      <w:r w:rsidR="00162498">
        <w:rPr>
          <w:rFonts w:ascii="宋体" w:hAnsi="宋体" w:hint="eastAsia"/>
          <w:sz w:val="24"/>
          <w:szCs w:val="24"/>
        </w:rPr>
        <w:t>异构区</w:t>
      </w:r>
      <w:proofErr w:type="gramEnd"/>
      <w:r w:rsidR="00162498">
        <w:rPr>
          <w:rFonts w:ascii="宋体" w:hAnsi="宋体" w:hint="eastAsia"/>
          <w:sz w:val="24"/>
          <w:szCs w:val="24"/>
        </w:rPr>
        <w:t>块链的“知识图谱”，用户在使用</w:t>
      </w:r>
      <w:proofErr w:type="gramStart"/>
      <w:r w:rsidR="00162498">
        <w:rPr>
          <w:rFonts w:ascii="宋体" w:hAnsi="宋体" w:hint="eastAsia"/>
          <w:sz w:val="24"/>
          <w:szCs w:val="24"/>
        </w:rPr>
        <w:t>该跨链</w:t>
      </w:r>
      <w:proofErr w:type="gramEnd"/>
      <w:r w:rsidR="00162498">
        <w:rPr>
          <w:rFonts w:ascii="宋体" w:hAnsi="宋体" w:hint="eastAsia"/>
          <w:sz w:val="24"/>
          <w:szCs w:val="24"/>
        </w:rPr>
        <w:t>检索系统进行检索操作时，不需要考虑底层的区块链</w:t>
      </w:r>
      <w:r w:rsidR="009278E8">
        <w:rPr>
          <w:rFonts w:ascii="宋体" w:hAnsi="宋体" w:hint="eastAsia"/>
          <w:sz w:val="24"/>
          <w:szCs w:val="24"/>
        </w:rPr>
        <w:t>结构，只需要关注搜索的内容本身，就可以得到自己需要的信</w:t>
      </w:r>
      <w:r w:rsidR="009278E8">
        <w:rPr>
          <w:rFonts w:ascii="宋体" w:hAnsi="宋体" w:hint="eastAsia"/>
          <w:sz w:val="24"/>
          <w:szCs w:val="24"/>
        </w:rPr>
        <w:lastRenderedPageBreak/>
        <w:t>息。</w:t>
      </w:r>
    </w:p>
    <w:p w14:paraId="722ED168" w14:textId="77777777" w:rsidR="00AF44AF" w:rsidRDefault="00AF44AF" w:rsidP="00AF44AF">
      <w:pPr>
        <w:rPr>
          <w:b/>
          <w:sz w:val="28"/>
        </w:rPr>
      </w:pPr>
      <w:bookmarkStart w:id="25" w:name="_Hlk66110294"/>
      <w:r>
        <w:rPr>
          <w:rFonts w:hint="eastAsia"/>
          <w:b/>
          <w:sz w:val="28"/>
        </w:rPr>
        <w:t>1.2</w:t>
      </w:r>
      <w:r w:rsidRPr="009C56DA">
        <w:rPr>
          <w:rFonts w:hint="eastAsia"/>
          <w:b/>
          <w:sz w:val="28"/>
        </w:rPr>
        <w:t xml:space="preserve"> </w:t>
      </w:r>
      <w:r>
        <w:rPr>
          <w:rFonts w:hint="eastAsia"/>
          <w:b/>
          <w:sz w:val="28"/>
        </w:rPr>
        <w:t>国内外</w:t>
      </w:r>
      <w:r>
        <w:rPr>
          <w:b/>
          <w:sz w:val="28"/>
        </w:rPr>
        <w:t>研究现状</w:t>
      </w:r>
    </w:p>
    <w:p w14:paraId="09246F0E" w14:textId="77777777" w:rsidR="00AF44AF" w:rsidRDefault="00AF44AF" w:rsidP="00AF44AF">
      <w:pPr>
        <w:snapToGrid w:val="0"/>
        <w:spacing w:line="400" w:lineRule="exact"/>
        <w:ind w:firstLineChars="200" w:firstLine="480"/>
        <w:rPr>
          <w:rFonts w:ascii="宋体" w:hAnsi="宋体"/>
          <w:sz w:val="24"/>
          <w:szCs w:val="24"/>
        </w:rPr>
      </w:pPr>
      <w:bookmarkStart w:id="26" w:name="_Hlk66110324"/>
      <w:bookmarkEnd w:id="25"/>
      <w:r>
        <w:rPr>
          <w:rFonts w:ascii="宋体" w:hAnsi="宋体" w:hint="eastAsia"/>
          <w:sz w:val="24"/>
          <w:szCs w:val="24"/>
        </w:rPr>
        <w:t>目前国内外</w:t>
      </w:r>
      <w:r>
        <w:rPr>
          <w:rFonts w:ascii="宋体" w:hAnsi="宋体"/>
          <w:sz w:val="24"/>
          <w:szCs w:val="24"/>
        </w:rPr>
        <w:t>对于区块链系统中的搜索模块</w:t>
      </w:r>
      <w:r>
        <w:rPr>
          <w:rFonts w:ascii="宋体" w:hAnsi="宋体" w:hint="eastAsia"/>
          <w:sz w:val="24"/>
          <w:szCs w:val="24"/>
        </w:rPr>
        <w:t>的</w:t>
      </w:r>
      <w:r>
        <w:rPr>
          <w:rFonts w:ascii="宋体" w:hAnsi="宋体"/>
          <w:sz w:val="24"/>
          <w:szCs w:val="24"/>
        </w:rPr>
        <w:t>研究</w:t>
      </w:r>
      <w:r>
        <w:rPr>
          <w:rFonts w:ascii="宋体" w:hAnsi="宋体" w:hint="eastAsia"/>
          <w:sz w:val="24"/>
          <w:szCs w:val="24"/>
        </w:rPr>
        <w:t>还处在</w:t>
      </w:r>
      <w:r>
        <w:rPr>
          <w:rFonts w:ascii="宋体" w:hAnsi="宋体"/>
          <w:sz w:val="24"/>
          <w:szCs w:val="24"/>
        </w:rPr>
        <w:t>起步阶段，</w:t>
      </w:r>
      <w:r>
        <w:rPr>
          <w:rFonts w:ascii="宋体" w:hAnsi="宋体" w:hint="eastAsia"/>
          <w:sz w:val="24"/>
          <w:szCs w:val="24"/>
        </w:rPr>
        <w:t>主要的</w:t>
      </w:r>
      <w:r>
        <w:rPr>
          <w:rFonts w:ascii="宋体" w:hAnsi="宋体"/>
          <w:sz w:val="24"/>
          <w:szCs w:val="24"/>
        </w:rPr>
        <w:t>处理方法是对区块链存储</w:t>
      </w:r>
      <w:r>
        <w:rPr>
          <w:rFonts w:ascii="宋体" w:hAnsi="宋体" w:hint="eastAsia"/>
          <w:sz w:val="24"/>
          <w:szCs w:val="24"/>
        </w:rPr>
        <w:t>结构</w:t>
      </w:r>
      <w:r>
        <w:rPr>
          <w:rFonts w:ascii="宋体" w:hAnsi="宋体"/>
          <w:sz w:val="24"/>
          <w:szCs w:val="24"/>
        </w:rPr>
        <w:t>的优化</w:t>
      </w:r>
      <w:r>
        <w:rPr>
          <w:rFonts w:ascii="宋体" w:hAnsi="宋体" w:hint="eastAsia"/>
          <w:sz w:val="24"/>
          <w:szCs w:val="24"/>
        </w:rPr>
        <w:t>及</w:t>
      </w:r>
      <w:r>
        <w:rPr>
          <w:rFonts w:ascii="宋体" w:hAnsi="宋体"/>
          <w:sz w:val="24"/>
          <w:szCs w:val="24"/>
        </w:rPr>
        <w:t>对区块链索引</w:t>
      </w:r>
      <w:r>
        <w:rPr>
          <w:rFonts w:ascii="宋体" w:hAnsi="宋体" w:hint="eastAsia"/>
          <w:sz w:val="24"/>
          <w:szCs w:val="24"/>
        </w:rPr>
        <w:t>系统</w:t>
      </w:r>
      <w:r>
        <w:rPr>
          <w:rFonts w:ascii="宋体" w:hAnsi="宋体"/>
          <w:sz w:val="24"/>
          <w:szCs w:val="24"/>
        </w:rPr>
        <w:t>的优化</w:t>
      </w:r>
      <w:r>
        <w:rPr>
          <w:rFonts w:ascii="宋体" w:hAnsi="宋体" w:hint="eastAsia"/>
          <w:sz w:val="24"/>
          <w:szCs w:val="24"/>
        </w:rPr>
        <w:t>。绝大多数</w:t>
      </w:r>
      <w:r>
        <w:rPr>
          <w:rFonts w:ascii="宋体" w:hAnsi="宋体"/>
          <w:sz w:val="24"/>
          <w:szCs w:val="24"/>
        </w:rPr>
        <w:t>成熟的区块链系统采用的是</w:t>
      </w:r>
      <w:r>
        <w:rPr>
          <w:rFonts w:ascii="宋体" w:hAnsi="宋体" w:hint="eastAsia"/>
          <w:sz w:val="24"/>
          <w:szCs w:val="24"/>
        </w:rPr>
        <w:t>以</w:t>
      </w:r>
      <w:proofErr w:type="spellStart"/>
      <w:r>
        <w:rPr>
          <w:rFonts w:ascii="宋体" w:hAnsi="宋体" w:hint="eastAsia"/>
          <w:sz w:val="24"/>
          <w:szCs w:val="24"/>
        </w:rPr>
        <w:t>L</w:t>
      </w:r>
      <w:r>
        <w:rPr>
          <w:rFonts w:ascii="宋体" w:hAnsi="宋体"/>
          <w:sz w:val="24"/>
          <w:szCs w:val="24"/>
        </w:rPr>
        <w:t>evelDB</w:t>
      </w:r>
      <w:proofErr w:type="spellEnd"/>
      <w:r>
        <w:rPr>
          <w:rFonts w:ascii="宋体" w:hAnsi="宋体" w:hint="eastAsia"/>
          <w:sz w:val="24"/>
          <w:szCs w:val="24"/>
        </w:rPr>
        <w:t>为</w:t>
      </w:r>
      <w:r>
        <w:rPr>
          <w:rFonts w:ascii="宋体" w:hAnsi="宋体"/>
          <w:sz w:val="24"/>
          <w:szCs w:val="24"/>
        </w:rPr>
        <w:t>代表的</w:t>
      </w:r>
      <w:r>
        <w:rPr>
          <w:rFonts w:ascii="宋体" w:hAnsi="宋体" w:hint="eastAsia"/>
          <w:sz w:val="24"/>
          <w:szCs w:val="24"/>
        </w:rPr>
        <w:t>key-value分布式</w:t>
      </w:r>
      <w:r>
        <w:rPr>
          <w:rFonts w:ascii="宋体" w:hAnsi="宋体"/>
          <w:sz w:val="24"/>
          <w:szCs w:val="24"/>
        </w:rPr>
        <w:t>数据库。</w:t>
      </w:r>
      <w:r>
        <w:rPr>
          <w:rFonts w:ascii="宋体" w:hAnsi="宋体" w:hint="eastAsia"/>
          <w:sz w:val="24"/>
          <w:szCs w:val="24"/>
        </w:rPr>
        <w:t>比特币</w:t>
      </w:r>
      <w:r>
        <w:rPr>
          <w:rFonts w:ascii="宋体" w:hAnsi="宋体"/>
          <w:sz w:val="24"/>
          <w:szCs w:val="24"/>
        </w:rPr>
        <w:t>的</w:t>
      </w:r>
      <w:r>
        <w:rPr>
          <w:rFonts w:ascii="宋体" w:hAnsi="宋体" w:hint="eastAsia"/>
          <w:sz w:val="24"/>
          <w:szCs w:val="24"/>
        </w:rPr>
        <w:t>早期版本</w:t>
      </w:r>
      <w:r>
        <w:rPr>
          <w:rFonts w:ascii="宋体" w:hAnsi="宋体"/>
          <w:sz w:val="24"/>
          <w:szCs w:val="24"/>
        </w:rPr>
        <w:t>采用</w:t>
      </w:r>
      <w:proofErr w:type="spellStart"/>
      <w:r>
        <w:rPr>
          <w:rFonts w:ascii="宋体" w:hAnsi="宋体" w:hint="eastAsia"/>
          <w:sz w:val="24"/>
          <w:szCs w:val="24"/>
        </w:rPr>
        <w:t>BerkleyDB</w:t>
      </w:r>
      <w:proofErr w:type="spellEnd"/>
      <w:r>
        <w:rPr>
          <w:rFonts w:ascii="宋体" w:hAnsi="宋体"/>
          <w:sz w:val="24"/>
          <w:szCs w:val="24"/>
        </w:rPr>
        <w:t>[6]</w:t>
      </w:r>
      <w:r>
        <w:rPr>
          <w:rFonts w:ascii="宋体" w:hAnsi="宋体" w:hint="eastAsia"/>
          <w:sz w:val="24"/>
          <w:szCs w:val="24"/>
        </w:rPr>
        <w:t>,之后</w:t>
      </w:r>
      <w:r>
        <w:rPr>
          <w:rFonts w:ascii="宋体" w:hAnsi="宋体"/>
          <w:sz w:val="24"/>
          <w:szCs w:val="24"/>
        </w:rPr>
        <w:t>改为</w:t>
      </w:r>
      <w:proofErr w:type="spellStart"/>
      <w:r>
        <w:rPr>
          <w:rFonts w:ascii="宋体" w:hAnsi="宋体" w:hint="eastAsia"/>
          <w:sz w:val="24"/>
          <w:szCs w:val="24"/>
        </w:rPr>
        <w:t>L</w:t>
      </w:r>
      <w:r>
        <w:rPr>
          <w:rFonts w:ascii="宋体" w:hAnsi="宋体"/>
          <w:sz w:val="24"/>
          <w:szCs w:val="24"/>
        </w:rPr>
        <w:t>evelDB</w:t>
      </w:r>
      <w:proofErr w:type="spellEnd"/>
      <w:r>
        <w:rPr>
          <w:rFonts w:ascii="宋体" w:hAnsi="宋体" w:hint="eastAsia"/>
          <w:sz w:val="24"/>
          <w:szCs w:val="24"/>
        </w:rPr>
        <w:t>。</w:t>
      </w:r>
      <w:r>
        <w:rPr>
          <w:rFonts w:ascii="宋体" w:hAnsi="宋体"/>
          <w:sz w:val="24"/>
          <w:szCs w:val="24"/>
        </w:rPr>
        <w:t>以太</w:t>
      </w:r>
      <w:proofErr w:type="gramStart"/>
      <w:r>
        <w:rPr>
          <w:rFonts w:ascii="宋体" w:hAnsi="宋体"/>
          <w:sz w:val="24"/>
          <w:szCs w:val="24"/>
        </w:rPr>
        <w:t>坊采用</w:t>
      </w:r>
      <w:proofErr w:type="gramEnd"/>
      <w:r>
        <w:rPr>
          <w:rFonts w:ascii="宋体" w:hAnsi="宋体" w:hint="eastAsia"/>
          <w:sz w:val="24"/>
          <w:szCs w:val="24"/>
        </w:rPr>
        <w:t>的</w:t>
      </w:r>
      <w:r>
        <w:rPr>
          <w:rFonts w:ascii="宋体" w:hAnsi="宋体"/>
          <w:sz w:val="24"/>
          <w:szCs w:val="24"/>
        </w:rPr>
        <w:t>是</w:t>
      </w:r>
      <w:proofErr w:type="spellStart"/>
      <w:r>
        <w:rPr>
          <w:rFonts w:ascii="宋体" w:hAnsi="宋体" w:hint="eastAsia"/>
          <w:sz w:val="24"/>
          <w:szCs w:val="24"/>
        </w:rPr>
        <w:t>L</w:t>
      </w:r>
      <w:r>
        <w:rPr>
          <w:rFonts w:ascii="宋体" w:hAnsi="宋体"/>
          <w:sz w:val="24"/>
          <w:szCs w:val="24"/>
        </w:rPr>
        <w:t>evelDB</w:t>
      </w:r>
      <w:proofErr w:type="spellEnd"/>
      <w:r>
        <w:rPr>
          <w:rFonts w:ascii="宋体" w:hAnsi="宋体"/>
          <w:sz w:val="24"/>
          <w:szCs w:val="24"/>
        </w:rPr>
        <w:t>,</w:t>
      </w:r>
      <w:r>
        <w:t xml:space="preserve"> </w:t>
      </w:r>
      <w:r w:rsidRPr="00DF299B">
        <w:rPr>
          <w:rFonts w:ascii="宋体" w:hAnsi="宋体"/>
          <w:sz w:val="24"/>
          <w:szCs w:val="24"/>
        </w:rPr>
        <w:t>Hyperledger Fabric</w:t>
      </w:r>
      <w:r>
        <w:rPr>
          <w:rFonts w:ascii="宋体" w:hAnsi="宋体" w:hint="eastAsia"/>
          <w:sz w:val="24"/>
          <w:szCs w:val="24"/>
        </w:rPr>
        <w:t>在1.0版本</w:t>
      </w:r>
      <w:r>
        <w:rPr>
          <w:rFonts w:ascii="宋体" w:hAnsi="宋体"/>
          <w:sz w:val="24"/>
          <w:szCs w:val="24"/>
        </w:rPr>
        <w:t>更新后给用户提供了</w:t>
      </w:r>
      <w:proofErr w:type="spellStart"/>
      <w:r>
        <w:rPr>
          <w:rFonts w:ascii="宋体" w:hAnsi="宋体" w:hint="eastAsia"/>
          <w:sz w:val="24"/>
          <w:szCs w:val="24"/>
        </w:rPr>
        <w:t>L</w:t>
      </w:r>
      <w:r>
        <w:rPr>
          <w:rFonts w:ascii="宋体" w:hAnsi="宋体"/>
          <w:sz w:val="24"/>
          <w:szCs w:val="24"/>
        </w:rPr>
        <w:t>evelDB</w:t>
      </w:r>
      <w:proofErr w:type="spellEnd"/>
      <w:r>
        <w:rPr>
          <w:rFonts w:ascii="宋体" w:hAnsi="宋体" w:hint="eastAsia"/>
          <w:sz w:val="24"/>
          <w:szCs w:val="24"/>
        </w:rPr>
        <w:t>和</w:t>
      </w:r>
      <w:proofErr w:type="spellStart"/>
      <w:r>
        <w:rPr>
          <w:rFonts w:ascii="宋体" w:hAnsi="宋体"/>
          <w:sz w:val="24"/>
          <w:szCs w:val="24"/>
        </w:rPr>
        <w:t>couchDB</w:t>
      </w:r>
      <w:proofErr w:type="spellEnd"/>
      <w:r>
        <w:rPr>
          <w:rFonts w:ascii="宋体" w:hAnsi="宋体" w:hint="eastAsia"/>
          <w:sz w:val="24"/>
          <w:szCs w:val="24"/>
        </w:rPr>
        <w:t>两种</w:t>
      </w:r>
      <w:r>
        <w:rPr>
          <w:rFonts w:ascii="宋体" w:hAnsi="宋体"/>
          <w:sz w:val="24"/>
          <w:szCs w:val="24"/>
        </w:rPr>
        <w:t>数据库可供用户选择</w:t>
      </w:r>
      <w:r>
        <w:rPr>
          <w:rFonts w:ascii="宋体" w:hAnsi="宋体" w:hint="eastAsia"/>
          <w:sz w:val="24"/>
          <w:szCs w:val="24"/>
        </w:rPr>
        <w:t>[</w:t>
      </w:r>
      <w:r>
        <w:rPr>
          <w:rFonts w:ascii="宋体" w:hAnsi="宋体"/>
          <w:sz w:val="24"/>
          <w:szCs w:val="24"/>
        </w:rPr>
        <w:t>7</w:t>
      </w:r>
      <w:r>
        <w:rPr>
          <w:rFonts w:ascii="宋体" w:hAnsi="宋体" w:hint="eastAsia"/>
          <w:sz w:val="24"/>
          <w:szCs w:val="24"/>
        </w:rPr>
        <w:t>]。</w:t>
      </w:r>
      <w:proofErr w:type="spellStart"/>
      <w:r>
        <w:rPr>
          <w:rFonts w:ascii="宋体" w:hAnsi="宋体" w:hint="eastAsia"/>
          <w:sz w:val="24"/>
          <w:szCs w:val="24"/>
        </w:rPr>
        <w:t>L</w:t>
      </w:r>
      <w:r>
        <w:rPr>
          <w:rFonts w:ascii="宋体" w:hAnsi="宋体"/>
          <w:sz w:val="24"/>
          <w:szCs w:val="24"/>
        </w:rPr>
        <w:t>evelDB</w:t>
      </w:r>
      <w:proofErr w:type="spellEnd"/>
      <w:r>
        <w:rPr>
          <w:rFonts w:ascii="宋体" w:hAnsi="宋体" w:hint="eastAsia"/>
          <w:sz w:val="24"/>
          <w:szCs w:val="24"/>
        </w:rPr>
        <w:t>等key-value数据库</w:t>
      </w:r>
      <w:r>
        <w:rPr>
          <w:rFonts w:ascii="宋体" w:hAnsi="宋体"/>
          <w:sz w:val="24"/>
          <w:szCs w:val="24"/>
        </w:rPr>
        <w:t>提供的查询功能较为简单，因此</w:t>
      </w:r>
      <w:r>
        <w:rPr>
          <w:rFonts w:ascii="宋体" w:hAnsi="宋体" w:hint="eastAsia"/>
          <w:sz w:val="24"/>
          <w:szCs w:val="24"/>
        </w:rPr>
        <w:t>区块链</w:t>
      </w:r>
      <w:r>
        <w:rPr>
          <w:rFonts w:ascii="宋体" w:hAnsi="宋体"/>
          <w:sz w:val="24"/>
          <w:szCs w:val="24"/>
        </w:rPr>
        <w:t>系统的设计者需要在</w:t>
      </w:r>
      <w:proofErr w:type="spellStart"/>
      <w:r>
        <w:rPr>
          <w:rFonts w:ascii="宋体" w:hAnsi="宋体" w:hint="eastAsia"/>
          <w:sz w:val="24"/>
          <w:szCs w:val="24"/>
        </w:rPr>
        <w:t>L</w:t>
      </w:r>
      <w:r>
        <w:rPr>
          <w:rFonts w:ascii="宋体" w:hAnsi="宋体"/>
          <w:sz w:val="24"/>
          <w:szCs w:val="24"/>
        </w:rPr>
        <w:t>evelDB</w:t>
      </w:r>
      <w:proofErr w:type="spellEnd"/>
      <w:r>
        <w:rPr>
          <w:rFonts w:ascii="宋体" w:hAnsi="宋体" w:hint="eastAsia"/>
          <w:sz w:val="24"/>
          <w:szCs w:val="24"/>
        </w:rPr>
        <w:t>数据库</w:t>
      </w:r>
      <w:r>
        <w:rPr>
          <w:rFonts w:ascii="宋体" w:hAnsi="宋体"/>
          <w:sz w:val="24"/>
          <w:szCs w:val="24"/>
        </w:rPr>
        <w:t>的</w:t>
      </w:r>
      <w:r>
        <w:rPr>
          <w:rFonts w:ascii="宋体" w:hAnsi="宋体" w:hint="eastAsia"/>
          <w:sz w:val="24"/>
          <w:szCs w:val="24"/>
        </w:rPr>
        <w:t>上层</w:t>
      </w:r>
      <w:r>
        <w:rPr>
          <w:rFonts w:ascii="宋体" w:hAnsi="宋体"/>
          <w:sz w:val="24"/>
          <w:szCs w:val="24"/>
        </w:rPr>
        <w:t>封装一个查询</w:t>
      </w:r>
      <w:r>
        <w:rPr>
          <w:rFonts w:ascii="宋体" w:hAnsi="宋体" w:hint="eastAsia"/>
          <w:sz w:val="24"/>
          <w:szCs w:val="24"/>
        </w:rPr>
        <w:t>层</w:t>
      </w:r>
      <w:r>
        <w:rPr>
          <w:rFonts w:ascii="宋体" w:hAnsi="宋体"/>
          <w:sz w:val="24"/>
          <w:szCs w:val="24"/>
        </w:rPr>
        <w:t>，</w:t>
      </w:r>
      <w:r>
        <w:rPr>
          <w:rFonts w:ascii="宋体" w:hAnsi="宋体" w:hint="eastAsia"/>
          <w:sz w:val="24"/>
          <w:szCs w:val="24"/>
        </w:rPr>
        <w:t>以</w:t>
      </w:r>
      <w:r>
        <w:rPr>
          <w:rFonts w:ascii="宋体" w:hAnsi="宋体"/>
          <w:sz w:val="24"/>
          <w:szCs w:val="24"/>
        </w:rPr>
        <w:t>提供</w:t>
      </w:r>
      <w:r>
        <w:rPr>
          <w:rFonts w:ascii="宋体" w:hAnsi="宋体" w:hint="eastAsia"/>
          <w:sz w:val="24"/>
          <w:szCs w:val="24"/>
        </w:rPr>
        <w:t>基本的</w:t>
      </w:r>
      <w:r>
        <w:rPr>
          <w:rFonts w:ascii="宋体" w:hAnsi="宋体"/>
          <w:sz w:val="24"/>
          <w:szCs w:val="24"/>
        </w:rPr>
        <w:t>查询功能。</w:t>
      </w:r>
    </w:p>
    <w:p w14:paraId="55C531B1" w14:textId="77777777" w:rsidR="00AF44AF" w:rsidRDefault="00AF44AF" w:rsidP="00AF44AF">
      <w:pPr>
        <w:snapToGrid w:val="0"/>
        <w:spacing w:line="400" w:lineRule="exact"/>
        <w:ind w:firstLineChars="200" w:firstLine="480"/>
        <w:rPr>
          <w:rFonts w:ascii="宋体" w:hAnsi="宋体"/>
          <w:sz w:val="24"/>
          <w:szCs w:val="24"/>
        </w:rPr>
      </w:pPr>
      <w:r>
        <w:rPr>
          <w:rFonts w:ascii="宋体" w:hAnsi="宋体" w:hint="eastAsia"/>
          <w:sz w:val="24"/>
          <w:szCs w:val="24"/>
        </w:rPr>
        <w:t>以太坊</w:t>
      </w:r>
      <w:r>
        <w:rPr>
          <w:rFonts w:ascii="宋体" w:hAnsi="宋体"/>
          <w:sz w:val="24"/>
          <w:szCs w:val="24"/>
        </w:rPr>
        <w:t>在将内存中的数据持久化到磁盘时，将格式化的交易数据通过递归长度前缀编码（</w:t>
      </w:r>
      <w:r>
        <w:rPr>
          <w:rFonts w:ascii="宋体" w:hAnsi="宋体" w:hint="eastAsia"/>
          <w:sz w:val="24"/>
          <w:szCs w:val="24"/>
        </w:rPr>
        <w:t>RLP编码</w:t>
      </w:r>
      <w:r>
        <w:rPr>
          <w:rFonts w:ascii="宋体" w:hAnsi="宋体"/>
          <w:sz w:val="24"/>
          <w:szCs w:val="24"/>
        </w:rPr>
        <w:t>）</w:t>
      </w:r>
      <w:r>
        <w:rPr>
          <w:rFonts w:ascii="宋体" w:hAnsi="宋体" w:hint="eastAsia"/>
          <w:sz w:val="24"/>
          <w:szCs w:val="24"/>
        </w:rPr>
        <w:t>转化成</w:t>
      </w:r>
      <w:r>
        <w:rPr>
          <w:rFonts w:ascii="宋体" w:hAnsi="宋体"/>
          <w:sz w:val="24"/>
          <w:szCs w:val="24"/>
        </w:rPr>
        <w:t>字节数组</w:t>
      </w:r>
      <w:r>
        <w:rPr>
          <w:rFonts w:ascii="宋体" w:hAnsi="宋体" w:hint="eastAsia"/>
          <w:sz w:val="24"/>
          <w:szCs w:val="24"/>
        </w:rPr>
        <w:t>[</w:t>
      </w:r>
      <w:r>
        <w:rPr>
          <w:rFonts w:ascii="宋体" w:hAnsi="宋体"/>
          <w:sz w:val="24"/>
          <w:szCs w:val="24"/>
        </w:rPr>
        <w:t>8</w:t>
      </w:r>
      <w:r>
        <w:rPr>
          <w:rFonts w:ascii="宋体" w:hAnsi="宋体" w:hint="eastAsia"/>
          <w:sz w:val="24"/>
          <w:szCs w:val="24"/>
        </w:rPr>
        <w:t>]</w:t>
      </w:r>
      <w:r>
        <w:rPr>
          <w:rFonts w:ascii="宋体" w:hAnsi="宋体"/>
          <w:sz w:val="24"/>
          <w:szCs w:val="24"/>
        </w:rPr>
        <w:t>，然后</w:t>
      </w:r>
      <w:r>
        <w:rPr>
          <w:rFonts w:ascii="宋体" w:hAnsi="宋体" w:hint="eastAsia"/>
          <w:sz w:val="24"/>
          <w:szCs w:val="24"/>
        </w:rPr>
        <w:t>计算转化</w:t>
      </w:r>
      <w:r>
        <w:rPr>
          <w:rFonts w:ascii="宋体" w:hAnsi="宋体"/>
          <w:sz w:val="24"/>
          <w:szCs w:val="24"/>
        </w:rPr>
        <w:t>后字节数组</w:t>
      </w:r>
      <w:r>
        <w:rPr>
          <w:rFonts w:ascii="宋体" w:hAnsi="宋体" w:hint="eastAsia"/>
          <w:sz w:val="24"/>
          <w:szCs w:val="24"/>
        </w:rPr>
        <w:t>的</w:t>
      </w:r>
      <w:r>
        <w:rPr>
          <w:rFonts w:ascii="宋体" w:hAnsi="宋体"/>
          <w:sz w:val="24"/>
          <w:szCs w:val="24"/>
        </w:rPr>
        <w:t>哈希值，最后将</w:t>
      </w:r>
      <w:r>
        <w:rPr>
          <w:rFonts w:ascii="宋体" w:hAnsi="宋体" w:hint="eastAsia"/>
          <w:sz w:val="24"/>
          <w:szCs w:val="24"/>
        </w:rPr>
        <w:t>哈希值</w:t>
      </w:r>
      <w:r>
        <w:rPr>
          <w:rFonts w:ascii="宋体" w:hAnsi="宋体"/>
          <w:sz w:val="24"/>
          <w:szCs w:val="24"/>
        </w:rPr>
        <w:t>和编码后的</w:t>
      </w:r>
      <w:r>
        <w:rPr>
          <w:rFonts w:ascii="宋体" w:hAnsi="宋体" w:hint="eastAsia"/>
          <w:sz w:val="24"/>
          <w:szCs w:val="24"/>
        </w:rPr>
        <w:t>交易</w:t>
      </w:r>
      <w:r>
        <w:rPr>
          <w:rFonts w:ascii="宋体" w:hAnsi="宋体"/>
          <w:sz w:val="24"/>
          <w:szCs w:val="24"/>
        </w:rPr>
        <w:t>数据以&lt;</w:t>
      </w:r>
      <w:proofErr w:type="spellStart"/>
      <w:r>
        <w:rPr>
          <w:rFonts w:ascii="宋体" w:hAnsi="宋体"/>
          <w:sz w:val="24"/>
          <w:szCs w:val="24"/>
        </w:rPr>
        <w:t>Key,Value</w:t>
      </w:r>
      <w:proofErr w:type="spellEnd"/>
      <w:r>
        <w:rPr>
          <w:rFonts w:ascii="宋体" w:hAnsi="宋体"/>
          <w:sz w:val="24"/>
          <w:szCs w:val="24"/>
        </w:rPr>
        <w:t>&gt;</w:t>
      </w:r>
      <w:r>
        <w:rPr>
          <w:rFonts w:ascii="宋体" w:hAnsi="宋体" w:hint="eastAsia"/>
          <w:sz w:val="24"/>
          <w:szCs w:val="24"/>
        </w:rPr>
        <w:t>对</w:t>
      </w:r>
      <w:r>
        <w:rPr>
          <w:rFonts w:ascii="宋体" w:hAnsi="宋体"/>
          <w:sz w:val="24"/>
          <w:szCs w:val="24"/>
        </w:rPr>
        <w:t>的形式存到</w:t>
      </w:r>
      <w:proofErr w:type="spellStart"/>
      <w:r>
        <w:rPr>
          <w:rFonts w:ascii="宋体" w:hAnsi="宋体" w:hint="eastAsia"/>
          <w:sz w:val="24"/>
          <w:szCs w:val="24"/>
        </w:rPr>
        <w:t>LevelDB</w:t>
      </w:r>
      <w:proofErr w:type="spellEnd"/>
      <w:r>
        <w:rPr>
          <w:rFonts w:ascii="宋体" w:hAnsi="宋体" w:hint="eastAsia"/>
          <w:sz w:val="24"/>
          <w:szCs w:val="24"/>
        </w:rPr>
        <w:t>数据库</w:t>
      </w:r>
      <w:r>
        <w:rPr>
          <w:rFonts w:ascii="宋体" w:hAnsi="宋体"/>
          <w:sz w:val="24"/>
          <w:szCs w:val="24"/>
        </w:rPr>
        <w:t>中。进行</w:t>
      </w:r>
      <w:r>
        <w:rPr>
          <w:rFonts w:ascii="宋体" w:hAnsi="宋体" w:hint="eastAsia"/>
          <w:sz w:val="24"/>
          <w:szCs w:val="24"/>
        </w:rPr>
        <w:t>查询操作时</w:t>
      </w:r>
      <w:r>
        <w:rPr>
          <w:rFonts w:ascii="宋体" w:hAnsi="宋体"/>
          <w:sz w:val="24"/>
          <w:szCs w:val="24"/>
        </w:rPr>
        <w:t>，通过</w:t>
      </w:r>
      <w:r>
        <w:rPr>
          <w:rFonts w:ascii="宋体" w:hAnsi="宋体" w:hint="eastAsia"/>
          <w:sz w:val="24"/>
          <w:szCs w:val="24"/>
        </w:rPr>
        <w:t>解析</w:t>
      </w:r>
      <w:r>
        <w:rPr>
          <w:rFonts w:ascii="宋体" w:hAnsi="宋体"/>
          <w:sz w:val="24"/>
          <w:szCs w:val="24"/>
        </w:rPr>
        <w:t>用户提交</w:t>
      </w:r>
      <w:r>
        <w:rPr>
          <w:rFonts w:ascii="宋体" w:hAnsi="宋体" w:hint="eastAsia"/>
          <w:sz w:val="24"/>
          <w:szCs w:val="24"/>
        </w:rPr>
        <w:t>的K</w:t>
      </w:r>
      <w:r>
        <w:rPr>
          <w:rFonts w:ascii="宋体" w:hAnsi="宋体"/>
          <w:sz w:val="24"/>
          <w:szCs w:val="24"/>
        </w:rPr>
        <w:t>ey</w:t>
      </w:r>
      <w:r>
        <w:rPr>
          <w:rFonts w:ascii="宋体" w:hAnsi="宋体" w:hint="eastAsia"/>
          <w:sz w:val="24"/>
          <w:szCs w:val="24"/>
        </w:rPr>
        <w:t>值</w:t>
      </w:r>
      <w:r>
        <w:rPr>
          <w:rFonts w:ascii="宋体" w:hAnsi="宋体"/>
          <w:sz w:val="24"/>
          <w:szCs w:val="24"/>
        </w:rPr>
        <w:t>来找到对应的</w:t>
      </w:r>
      <w:r>
        <w:rPr>
          <w:rFonts w:ascii="宋体" w:hAnsi="宋体" w:hint="eastAsia"/>
          <w:sz w:val="24"/>
          <w:szCs w:val="24"/>
        </w:rPr>
        <w:t>V</w:t>
      </w:r>
      <w:r>
        <w:rPr>
          <w:rFonts w:ascii="宋体" w:hAnsi="宋体"/>
          <w:sz w:val="24"/>
          <w:szCs w:val="24"/>
        </w:rPr>
        <w:t>alue</w:t>
      </w:r>
      <w:r>
        <w:rPr>
          <w:rFonts w:ascii="宋体" w:hAnsi="宋体" w:hint="eastAsia"/>
          <w:sz w:val="24"/>
          <w:szCs w:val="24"/>
        </w:rPr>
        <w:t>字节数组</w:t>
      </w:r>
      <w:r>
        <w:rPr>
          <w:rFonts w:ascii="宋体" w:hAnsi="宋体"/>
          <w:sz w:val="24"/>
          <w:szCs w:val="24"/>
        </w:rPr>
        <w:t>，并将解码后的数据返回给用户。由于</w:t>
      </w:r>
      <w:r>
        <w:rPr>
          <w:rFonts w:ascii="宋体" w:hAnsi="宋体" w:hint="eastAsia"/>
          <w:sz w:val="24"/>
          <w:szCs w:val="24"/>
        </w:rPr>
        <w:t>以太坊</w:t>
      </w:r>
      <w:r>
        <w:rPr>
          <w:rFonts w:ascii="宋体" w:hAnsi="宋体"/>
          <w:sz w:val="24"/>
          <w:szCs w:val="24"/>
        </w:rPr>
        <w:t>在最初设计之时没有考虑</w:t>
      </w:r>
      <w:r>
        <w:rPr>
          <w:rFonts w:ascii="宋体" w:hAnsi="宋体" w:hint="eastAsia"/>
          <w:sz w:val="24"/>
          <w:szCs w:val="24"/>
        </w:rPr>
        <w:t>复杂</w:t>
      </w:r>
      <w:r>
        <w:rPr>
          <w:rFonts w:ascii="宋体" w:hAnsi="宋体"/>
          <w:sz w:val="24"/>
          <w:szCs w:val="24"/>
        </w:rPr>
        <w:t>的分析查询，因此没有在系统中加入索引结构，</w:t>
      </w:r>
      <w:r>
        <w:rPr>
          <w:rFonts w:ascii="宋体" w:hAnsi="宋体" w:hint="eastAsia"/>
          <w:sz w:val="24"/>
          <w:szCs w:val="24"/>
        </w:rPr>
        <w:t>导致</w:t>
      </w:r>
      <w:r>
        <w:rPr>
          <w:rFonts w:ascii="宋体" w:hAnsi="宋体"/>
          <w:sz w:val="24"/>
          <w:szCs w:val="24"/>
        </w:rPr>
        <w:t>系统无法执行关系型查询</w:t>
      </w:r>
      <w:r>
        <w:rPr>
          <w:rFonts w:ascii="宋体" w:hAnsi="宋体" w:hint="eastAsia"/>
          <w:sz w:val="24"/>
          <w:szCs w:val="24"/>
        </w:rPr>
        <w:t>，</w:t>
      </w:r>
      <w:r>
        <w:rPr>
          <w:rFonts w:ascii="宋体" w:hAnsi="宋体"/>
          <w:sz w:val="24"/>
          <w:szCs w:val="24"/>
        </w:rPr>
        <w:t>同时无法执行</w:t>
      </w:r>
      <w:r>
        <w:rPr>
          <w:rFonts w:ascii="宋体" w:hAnsi="宋体" w:hint="eastAsia"/>
          <w:sz w:val="24"/>
          <w:szCs w:val="24"/>
        </w:rPr>
        <w:t>T</w:t>
      </w:r>
      <w:r>
        <w:rPr>
          <w:rFonts w:ascii="宋体" w:hAnsi="宋体"/>
          <w:sz w:val="24"/>
          <w:szCs w:val="24"/>
        </w:rPr>
        <w:t>op-K</w:t>
      </w:r>
      <w:r>
        <w:rPr>
          <w:rFonts w:ascii="宋体" w:hAnsi="宋体" w:hint="eastAsia"/>
          <w:sz w:val="24"/>
          <w:szCs w:val="24"/>
        </w:rPr>
        <w:t>查询</w:t>
      </w:r>
      <w:r>
        <w:rPr>
          <w:rFonts w:ascii="宋体" w:hAnsi="宋体"/>
          <w:sz w:val="24"/>
          <w:szCs w:val="24"/>
        </w:rPr>
        <w:t>，</w:t>
      </w:r>
      <w:r>
        <w:rPr>
          <w:rFonts w:ascii="宋体" w:hAnsi="宋体" w:hint="eastAsia"/>
          <w:sz w:val="24"/>
          <w:szCs w:val="24"/>
        </w:rPr>
        <w:t>K</w:t>
      </w:r>
      <w:r>
        <w:rPr>
          <w:rFonts w:ascii="宋体" w:hAnsi="宋体"/>
          <w:sz w:val="24"/>
          <w:szCs w:val="24"/>
        </w:rPr>
        <w:t>-NN</w:t>
      </w:r>
      <w:r>
        <w:rPr>
          <w:rFonts w:ascii="宋体" w:hAnsi="宋体" w:hint="eastAsia"/>
          <w:sz w:val="24"/>
          <w:szCs w:val="24"/>
        </w:rPr>
        <w:t>查询</w:t>
      </w:r>
      <w:r>
        <w:rPr>
          <w:rFonts w:ascii="宋体" w:hAnsi="宋体"/>
          <w:sz w:val="24"/>
          <w:szCs w:val="24"/>
        </w:rPr>
        <w:t>等复杂的查询。</w:t>
      </w:r>
    </w:p>
    <w:p w14:paraId="091049B1" w14:textId="77777777" w:rsidR="00AF44AF" w:rsidRDefault="00AF44AF" w:rsidP="00AF44AF">
      <w:pPr>
        <w:snapToGrid w:val="0"/>
        <w:spacing w:line="400" w:lineRule="exact"/>
        <w:ind w:firstLineChars="200" w:firstLine="480"/>
        <w:rPr>
          <w:rFonts w:ascii="宋体" w:hAnsi="宋体"/>
          <w:sz w:val="24"/>
          <w:szCs w:val="24"/>
        </w:rPr>
      </w:pPr>
      <w:proofErr w:type="spellStart"/>
      <w:r>
        <w:rPr>
          <w:rFonts w:ascii="宋体" w:hAnsi="宋体" w:hint="eastAsia"/>
          <w:sz w:val="24"/>
          <w:szCs w:val="24"/>
        </w:rPr>
        <w:t>B</w:t>
      </w:r>
      <w:r>
        <w:rPr>
          <w:rFonts w:ascii="宋体" w:hAnsi="宋体"/>
          <w:sz w:val="24"/>
          <w:szCs w:val="24"/>
        </w:rPr>
        <w:t>igchainDB</w:t>
      </w:r>
      <w:proofErr w:type="spellEnd"/>
      <w:r>
        <w:rPr>
          <w:rFonts w:ascii="宋体" w:hAnsi="宋体" w:hint="eastAsia"/>
          <w:sz w:val="24"/>
          <w:szCs w:val="24"/>
        </w:rPr>
        <w:t>[</w:t>
      </w:r>
      <w:r>
        <w:rPr>
          <w:rFonts w:ascii="宋体" w:hAnsi="宋体"/>
          <w:sz w:val="24"/>
          <w:szCs w:val="24"/>
        </w:rPr>
        <w:t>9</w:t>
      </w:r>
      <w:r>
        <w:rPr>
          <w:rFonts w:ascii="宋体" w:hAnsi="宋体" w:hint="eastAsia"/>
          <w:sz w:val="24"/>
          <w:szCs w:val="24"/>
        </w:rPr>
        <w:t>]是一种具有区块链</w:t>
      </w:r>
      <w:r>
        <w:rPr>
          <w:rFonts w:ascii="宋体" w:hAnsi="宋体"/>
          <w:sz w:val="24"/>
          <w:szCs w:val="24"/>
        </w:rPr>
        <w:t>特性的分布式数据库结构</w:t>
      </w:r>
      <w:r>
        <w:rPr>
          <w:rFonts w:ascii="宋体" w:hAnsi="宋体" w:hint="eastAsia"/>
          <w:sz w:val="24"/>
          <w:szCs w:val="24"/>
        </w:rPr>
        <w:t>，</w:t>
      </w:r>
      <w:r>
        <w:rPr>
          <w:rFonts w:ascii="宋体" w:hAnsi="宋体"/>
          <w:sz w:val="24"/>
          <w:szCs w:val="24"/>
        </w:rPr>
        <w:t>底层数据库使用了</w:t>
      </w:r>
      <w:proofErr w:type="spellStart"/>
      <w:r>
        <w:rPr>
          <w:rFonts w:ascii="宋体" w:hAnsi="宋体" w:hint="eastAsia"/>
          <w:sz w:val="24"/>
          <w:szCs w:val="24"/>
        </w:rPr>
        <w:t>mongoDB</w:t>
      </w:r>
      <w:proofErr w:type="spellEnd"/>
      <w:r>
        <w:rPr>
          <w:rFonts w:ascii="宋体" w:hAnsi="宋体" w:hint="eastAsia"/>
          <w:sz w:val="24"/>
          <w:szCs w:val="24"/>
        </w:rPr>
        <w:t>，并且设计</w:t>
      </w:r>
      <w:r>
        <w:rPr>
          <w:rFonts w:ascii="宋体" w:hAnsi="宋体"/>
          <w:sz w:val="24"/>
          <w:szCs w:val="24"/>
        </w:rPr>
        <w:t>了一套丰富的查询语言</w:t>
      </w:r>
      <w:r>
        <w:rPr>
          <w:rFonts w:ascii="宋体" w:hAnsi="宋体" w:hint="eastAsia"/>
          <w:sz w:val="24"/>
          <w:szCs w:val="24"/>
        </w:rPr>
        <w:t>。但在严格意义</w:t>
      </w:r>
      <w:r>
        <w:rPr>
          <w:rFonts w:ascii="宋体" w:hAnsi="宋体"/>
          <w:sz w:val="24"/>
          <w:szCs w:val="24"/>
        </w:rPr>
        <w:t>上来说</w:t>
      </w:r>
      <w:r>
        <w:rPr>
          <w:rFonts w:ascii="宋体" w:hAnsi="宋体" w:hint="eastAsia"/>
          <w:sz w:val="24"/>
          <w:szCs w:val="24"/>
        </w:rPr>
        <w:t>，</w:t>
      </w:r>
      <w:proofErr w:type="spellStart"/>
      <w:r>
        <w:rPr>
          <w:rFonts w:ascii="宋体" w:hAnsi="宋体" w:hint="eastAsia"/>
          <w:sz w:val="24"/>
          <w:szCs w:val="24"/>
        </w:rPr>
        <w:t>BigchainDB</w:t>
      </w:r>
      <w:proofErr w:type="spellEnd"/>
      <w:r>
        <w:rPr>
          <w:rFonts w:ascii="宋体" w:hAnsi="宋体" w:hint="eastAsia"/>
          <w:sz w:val="24"/>
          <w:szCs w:val="24"/>
        </w:rPr>
        <w:t>本质</w:t>
      </w:r>
      <w:r>
        <w:rPr>
          <w:rFonts w:ascii="宋体" w:hAnsi="宋体"/>
          <w:sz w:val="24"/>
          <w:szCs w:val="24"/>
        </w:rPr>
        <w:t>上并不是一个</w:t>
      </w:r>
      <w:r>
        <w:rPr>
          <w:rFonts w:ascii="宋体" w:hAnsi="宋体" w:hint="eastAsia"/>
          <w:sz w:val="24"/>
          <w:szCs w:val="24"/>
        </w:rPr>
        <w:t>传统</w:t>
      </w:r>
      <w:r>
        <w:rPr>
          <w:rFonts w:ascii="宋体" w:hAnsi="宋体"/>
          <w:sz w:val="24"/>
          <w:szCs w:val="24"/>
        </w:rPr>
        <w:t>的区块链系统，</w:t>
      </w:r>
      <w:r>
        <w:rPr>
          <w:rFonts w:ascii="宋体" w:hAnsi="宋体" w:hint="eastAsia"/>
          <w:sz w:val="24"/>
          <w:szCs w:val="24"/>
        </w:rPr>
        <w:t>同时</w:t>
      </w:r>
      <w:r>
        <w:rPr>
          <w:rFonts w:ascii="宋体" w:hAnsi="宋体"/>
          <w:sz w:val="24"/>
          <w:szCs w:val="24"/>
        </w:rPr>
        <w:t>并不具有区块链的账本全复制特性，</w:t>
      </w:r>
      <w:r>
        <w:rPr>
          <w:rFonts w:ascii="宋体" w:hAnsi="宋体" w:hint="eastAsia"/>
          <w:sz w:val="24"/>
          <w:szCs w:val="24"/>
        </w:rPr>
        <w:t>只是</w:t>
      </w:r>
      <w:r>
        <w:rPr>
          <w:rFonts w:ascii="宋体" w:hAnsi="宋体"/>
          <w:sz w:val="24"/>
          <w:szCs w:val="24"/>
        </w:rPr>
        <w:t>利用区块链的特性</w:t>
      </w:r>
      <w:r>
        <w:rPr>
          <w:rFonts w:ascii="宋体" w:hAnsi="宋体" w:hint="eastAsia"/>
          <w:sz w:val="24"/>
          <w:szCs w:val="24"/>
        </w:rPr>
        <w:t>来</w:t>
      </w:r>
      <w:r>
        <w:rPr>
          <w:rFonts w:ascii="宋体" w:hAnsi="宋体"/>
          <w:sz w:val="24"/>
          <w:szCs w:val="24"/>
        </w:rPr>
        <w:t>保护数据的安全性。</w:t>
      </w:r>
    </w:p>
    <w:p w14:paraId="50E7BE7A" w14:textId="77777777" w:rsidR="00AF44AF" w:rsidRDefault="00AF44AF" w:rsidP="00AF44AF">
      <w:pPr>
        <w:snapToGrid w:val="0"/>
        <w:spacing w:line="400" w:lineRule="exact"/>
        <w:ind w:firstLineChars="200" w:firstLine="480"/>
        <w:rPr>
          <w:rFonts w:ascii="宋体" w:hAnsi="宋体"/>
          <w:sz w:val="24"/>
          <w:szCs w:val="24"/>
        </w:rPr>
      </w:pPr>
      <w:r w:rsidRPr="00951326">
        <w:rPr>
          <w:rFonts w:ascii="宋体" w:hAnsi="宋体"/>
          <w:sz w:val="24"/>
          <w:szCs w:val="24"/>
        </w:rPr>
        <w:t xml:space="preserve">Anh </w:t>
      </w:r>
      <w:proofErr w:type="spellStart"/>
      <w:r w:rsidRPr="00951326">
        <w:rPr>
          <w:rFonts w:ascii="宋体" w:hAnsi="宋体"/>
          <w:sz w:val="24"/>
          <w:szCs w:val="24"/>
        </w:rPr>
        <w:t>Dinh</w:t>
      </w:r>
      <w:proofErr w:type="spellEnd"/>
      <w:r>
        <w:rPr>
          <w:rFonts w:ascii="宋体" w:hAnsi="宋体" w:hint="eastAsia"/>
          <w:sz w:val="24"/>
          <w:szCs w:val="24"/>
        </w:rPr>
        <w:t>等人</w:t>
      </w:r>
      <w:r>
        <w:rPr>
          <w:rFonts w:ascii="宋体" w:hAnsi="宋体"/>
          <w:sz w:val="24"/>
          <w:szCs w:val="24"/>
        </w:rPr>
        <w:t>提出了一种名为</w:t>
      </w:r>
      <w:proofErr w:type="spellStart"/>
      <w:r>
        <w:rPr>
          <w:rFonts w:ascii="宋体" w:hAnsi="宋体" w:hint="eastAsia"/>
          <w:sz w:val="24"/>
          <w:szCs w:val="24"/>
        </w:rPr>
        <w:t>B</w:t>
      </w:r>
      <w:r>
        <w:rPr>
          <w:rFonts w:ascii="宋体" w:hAnsi="宋体"/>
          <w:sz w:val="24"/>
          <w:szCs w:val="24"/>
        </w:rPr>
        <w:t>lockbench</w:t>
      </w:r>
      <w:proofErr w:type="spellEnd"/>
      <w:r>
        <w:rPr>
          <w:rFonts w:ascii="宋体" w:hAnsi="宋体" w:hint="eastAsia"/>
          <w:sz w:val="24"/>
          <w:szCs w:val="24"/>
        </w:rPr>
        <w:t>[</w:t>
      </w:r>
      <w:r>
        <w:rPr>
          <w:rFonts w:ascii="宋体" w:hAnsi="宋体"/>
          <w:sz w:val="24"/>
          <w:szCs w:val="24"/>
        </w:rPr>
        <w:t>10</w:t>
      </w:r>
      <w:r>
        <w:rPr>
          <w:rFonts w:ascii="宋体" w:hAnsi="宋体" w:hint="eastAsia"/>
          <w:sz w:val="24"/>
          <w:szCs w:val="24"/>
        </w:rPr>
        <w:t>]的私有区块链</w:t>
      </w:r>
      <w:r>
        <w:rPr>
          <w:rFonts w:ascii="宋体" w:hAnsi="宋体"/>
          <w:sz w:val="24"/>
          <w:szCs w:val="24"/>
        </w:rPr>
        <w:t>评价框架</w:t>
      </w:r>
      <w:r>
        <w:rPr>
          <w:rFonts w:ascii="宋体" w:hAnsi="宋体" w:hint="eastAsia"/>
          <w:sz w:val="24"/>
          <w:szCs w:val="24"/>
        </w:rPr>
        <w:t>,尝试通过</w:t>
      </w:r>
      <w:r>
        <w:rPr>
          <w:rFonts w:ascii="宋体" w:hAnsi="宋体"/>
          <w:sz w:val="24"/>
          <w:szCs w:val="24"/>
        </w:rPr>
        <w:t>用支持丰富查询功能的存储</w:t>
      </w:r>
      <w:r>
        <w:rPr>
          <w:rFonts w:ascii="宋体" w:hAnsi="宋体" w:hint="eastAsia"/>
          <w:sz w:val="24"/>
          <w:szCs w:val="24"/>
        </w:rPr>
        <w:t>系统</w:t>
      </w:r>
      <w:r>
        <w:rPr>
          <w:rFonts w:ascii="宋体" w:hAnsi="宋体"/>
          <w:sz w:val="24"/>
          <w:szCs w:val="24"/>
        </w:rPr>
        <w:t>来</w:t>
      </w:r>
      <w:r>
        <w:rPr>
          <w:rFonts w:ascii="宋体" w:hAnsi="宋体" w:hint="eastAsia"/>
          <w:sz w:val="24"/>
          <w:szCs w:val="24"/>
        </w:rPr>
        <w:t>替换传统</w:t>
      </w:r>
      <w:r>
        <w:rPr>
          <w:rFonts w:ascii="宋体" w:hAnsi="宋体"/>
          <w:sz w:val="24"/>
          <w:szCs w:val="24"/>
        </w:rPr>
        <w:t>区块链的</w:t>
      </w:r>
      <w:proofErr w:type="spellStart"/>
      <w:r>
        <w:rPr>
          <w:rFonts w:ascii="宋体" w:hAnsi="宋体" w:hint="eastAsia"/>
          <w:sz w:val="24"/>
          <w:szCs w:val="24"/>
        </w:rPr>
        <w:t>L</w:t>
      </w:r>
      <w:r>
        <w:rPr>
          <w:rFonts w:ascii="宋体" w:hAnsi="宋体"/>
          <w:sz w:val="24"/>
          <w:szCs w:val="24"/>
        </w:rPr>
        <w:t>evelDB</w:t>
      </w:r>
      <w:proofErr w:type="spellEnd"/>
      <w:r>
        <w:rPr>
          <w:rFonts w:ascii="宋体" w:hAnsi="宋体" w:hint="eastAsia"/>
          <w:sz w:val="24"/>
          <w:szCs w:val="24"/>
        </w:rPr>
        <w:t>数据</w:t>
      </w:r>
      <w:r>
        <w:rPr>
          <w:rFonts w:ascii="宋体" w:hAnsi="宋体"/>
          <w:sz w:val="24"/>
          <w:szCs w:val="24"/>
        </w:rPr>
        <w:t>库</w:t>
      </w:r>
      <w:r>
        <w:rPr>
          <w:rFonts w:ascii="宋体" w:hAnsi="宋体" w:hint="eastAsia"/>
          <w:sz w:val="24"/>
          <w:szCs w:val="24"/>
        </w:rPr>
        <w:t>。</w:t>
      </w:r>
    </w:p>
    <w:p w14:paraId="65832A7B" w14:textId="77777777" w:rsidR="00AF44AF" w:rsidRDefault="00AF44AF" w:rsidP="00AF44AF">
      <w:pPr>
        <w:snapToGrid w:val="0"/>
        <w:spacing w:line="400" w:lineRule="exact"/>
        <w:ind w:firstLineChars="200" w:firstLine="480"/>
        <w:rPr>
          <w:rFonts w:ascii="宋体" w:hAnsi="宋体"/>
          <w:sz w:val="24"/>
          <w:szCs w:val="24"/>
        </w:rPr>
      </w:pPr>
      <w:r>
        <w:rPr>
          <w:rFonts w:ascii="宋体" w:hAnsi="宋体" w:hint="eastAsia"/>
          <w:sz w:val="24"/>
          <w:szCs w:val="24"/>
        </w:rPr>
        <w:t>L</w:t>
      </w:r>
      <w:r>
        <w:rPr>
          <w:rFonts w:ascii="宋体" w:hAnsi="宋体"/>
          <w:sz w:val="24"/>
          <w:szCs w:val="24"/>
        </w:rPr>
        <w:t>i</w:t>
      </w:r>
      <w:r>
        <w:rPr>
          <w:rFonts w:ascii="宋体" w:hAnsi="宋体" w:hint="eastAsia"/>
          <w:sz w:val="24"/>
          <w:szCs w:val="24"/>
        </w:rPr>
        <w:t>等人提出</w:t>
      </w:r>
      <w:r>
        <w:rPr>
          <w:rFonts w:ascii="宋体" w:hAnsi="宋体"/>
          <w:sz w:val="24"/>
          <w:szCs w:val="24"/>
        </w:rPr>
        <w:t>了</w:t>
      </w:r>
      <w:proofErr w:type="spellStart"/>
      <w:r>
        <w:rPr>
          <w:rFonts w:ascii="宋体" w:hAnsi="宋体" w:hint="eastAsia"/>
          <w:sz w:val="24"/>
          <w:szCs w:val="24"/>
        </w:rPr>
        <w:t>E</w:t>
      </w:r>
      <w:r>
        <w:rPr>
          <w:rFonts w:ascii="宋体" w:hAnsi="宋体"/>
          <w:sz w:val="24"/>
          <w:szCs w:val="24"/>
        </w:rPr>
        <w:t>therQL</w:t>
      </w:r>
      <w:proofErr w:type="spellEnd"/>
      <w:r>
        <w:rPr>
          <w:rFonts w:ascii="宋体" w:hAnsi="宋体"/>
          <w:sz w:val="24"/>
          <w:szCs w:val="24"/>
        </w:rPr>
        <w:t>[11],</w:t>
      </w:r>
      <w:r>
        <w:rPr>
          <w:rFonts w:ascii="宋体" w:hAnsi="宋体" w:hint="eastAsia"/>
          <w:sz w:val="24"/>
          <w:szCs w:val="24"/>
        </w:rPr>
        <w:t>主要思想</w:t>
      </w:r>
      <w:r>
        <w:rPr>
          <w:rFonts w:ascii="宋体" w:hAnsi="宋体"/>
          <w:sz w:val="24"/>
          <w:szCs w:val="24"/>
        </w:rPr>
        <w:t>是</w:t>
      </w:r>
      <w:r>
        <w:rPr>
          <w:rFonts w:ascii="宋体" w:hAnsi="宋体" w:hint="eastAsia"/>
          <w:sz w:val="24"/>
          <w:szCs w:val="24"/>
        </w:rPr>
        <w:t>将</w:t>
      </w:r>
      <w:r>
        <w:rPr>
          <w:rFonts w:ascii="宋体" w:hAnsi="宋体"/>
          <w:sz w:val="24"/>
          <w:szCs w:val="24"/>
        </w:rPr>
        <w:t>区块链中的数据拷贝到外部的</w:t>
      </w:r>
      <w:r>
        <w:rPr>
          <w:rFonts w:ascii="宋体" w:hAnsi="宋体" w:hint="eastAsia"/>
          <w:sz w:val="24"/>
          <w:szCs w:val="24"/>
        </w:rPr>
        <w:t>数据库</w:t>
      </w:r>
      <w:r>
        <w:rPr>
          <w:rFonts w:ascii="宋体" w:hAnsi="宋体"/>
          <w:sz w:val="24"/>
          <w:szCs w:val="24"/>
        </w:rPr>
        <w:t>中</w:t>
      </w:r>
      <w:r>
        <w:rPr>
          <w:rFonts w:ascii="宋体" w:hAnsi="宋体" w:hint="eastAsia"/>
          <w:sz w:val="24"/>
          <w:szCs w:val="24"/>
        </w:rPr>
        <w:t>作为</w:t>
      </w:r>
      <w:r>
        <w:rPr>
          <w:rFonts w:ascii="宋体" w:hAnsi="宋体"/>
          <w:sz w:val="24"/>
          <w:szCs w:val="24"/>
        </w:rPr>
        <w:t>区块链的</w:t>
      </w:r>
      <w:r>
        <w:rPr>
          <w:rFonts w:ascii="宋体" w:hAnsi="宋体" w:hint="eastAsia"/>
          <w:sz w:val="24"/>
          <w:szCs w:val="24"/>
        </w:rPr>
        <w:t>搜索层，</w:t>
      </w:r>
      <w:r>
        <w:rPr>
          <w:rFonts w:ascii="宋体" w:hAnsi="宋体"/>
          <w:sz w:val="24"/>
          <w:szCs w:val="24"/>
        </w:rPr>
        <w:t>并在这一查询</w:t>
      </w:r>
      <w:r>
        <w:rPr>
          <w:rFonts w:ascii="宋体" w:hAnsi="宋体" w:hint="eastAsia"/>
          <w:sz w:val="24"/>
          <w:szCs w:val="24"/>
        </w:rPr>
        <w:t>层</w:t>
      </w:r>
      <w:r>
        <w:rPr>
          <w:rFonts w:ascii="宋体" w:hAnsi="宋体"/>
          <w:sz w:val="24"/>
          <w:szCs w:val="24"/>
        </w:rPr>
        <w:t>上实现了</w:t>
      </w:r>
      <w:r>
        <w:rPr>
          <w:rFonts w:ascii="宋体" w:hAnsi="宋体" w:hint="eastAsia"/>
          <w:sz w:val="24"/>
          <w:szCs w:val="24"/>
        </w:rPr>
        <w:t>丰富</w:t>
      </w:r>
      <w:r>
        <w:rPr>
          <w:rFonts w:ascii="宋体" w:hAnsi="宋体"/>
          <w:sz w:val="24"/>
          <w:szCs w:val="24"/>
        </w:rPr>
        <w:t>的</w:t>
      </w:r>
      <w:r>
        <w:rPr>
          <w:rFonts w:ascii="宋体" w:hAnsi="宋体" w:hint="eastAsia"/>
          <w:sz w:val="24"/>
          <w:szCs w:val="24"/>
        </w:rPr>
        <w:t>搜索</w:t>
      </w:r>
      <w:r>
        <w:rPr>
          <w:rFonts w:ascii="宋体" w:hAnsi="宋体"/>
          <w:sz w:val="24"/>
          <w:szCs w:val="24"/>
        </w:rPr>
        <w:t>功能，可以</w:t>
      </w:r>
      <w:r>
        <w:rPr>
          <w:rFonts w:ascii="宋体" w:hAnsi="宋体" w:hint="eastAsia"/>
          <w:sz w:val="24"/>
          <w:szCs w:val="24"/>
        </w:rPr>
        <w:t>支持T</w:t>
      </w:r>
      <w:r>
        <w:rPr>
          <w:rFonts w:ascii="宋体" w:hAnsi="宋体"/>
          <w:sz w:val="24"/>
          <w:szCs w:val="24"/>
        </w:rPr>
        <w:t>op-K</w:t>
      </w:r>
      <w:r>
        <w:rPr>
          <w:rFonts w:ascii="宋体" w:hAnsi="宋体" w:hint="eastAsia"/>
          <w:sz w:val="24"/>
          <w:szCs w:val="24"/>
        </w:rPr>
        <w:t>查询</w:t>
      </w:r>
      <w:r>
        <w:rPr>
          <w:rFonts w:ascii="宋体" w:hAnsi="宋体"/>
          <w:sz w:val="24"/>
          <w:szCs w:val="24"/>
        </w:rPr>
        <w:t>、</w:t>
      </w:r>
      <w:r>
        <w:rPr>
          <w:rFonts w:ascii="宋体" w:hAnsi="宋体" w:hint="eastAsia"/>
          <w:sz w:val="24"/>
          <w:szCs w:val="24"/>
        </w:rPr>
        <w:t>范围</w:t>
      </w:r>
      <w:r>
        <w:rPr>
          <w:rFonts w:ascii="宋体" w:hAnsi="宋体"/>
          <w:sz w:val="24"/>
          <w:szCs w:val="24"/>
        </w:rPr>
        <w:t>查询</w:t>
      </w:r>
      <w:r>
        <w:rPr>
          <w:rFonts w:ascii="宋体" w:hAnsi="宋体" w:hint="eastAsia"/>
          <w:sz w:val="24"/>
          <w:szCs w:val="24"/>
        </w:rPr>
        <w:t>等复杂</w:t>
      </w:r>
      <w:r>
        <w:rPr>
          <w:rFonts w:ascii="宋体" w:hAnsi="宋体"/>
          <w:sz w:val="24"/>
          <w:szCs w:val="24"/>
        </w:rPr>
        <w:t>的搜索的</w:t>
      </w:r>
      <w:r>
        <w:rPr>
          <w:rFonts w:ascii="宋体" w:hAnsi="宋体" w:hint="eastAsia"/>
          <w:sz w:val="24"/>
          <w:szCs w:val="24"/>
        </w:rPr>
        <w:t>功能</w:t>
      </w:r>
      <w:r>
        <w:rPr>
          <w:rFonts w:ascii="宋体" w:hAnsi="宋体"/>
          <w:sz w:val="24"/>
          <w:szCs w:val="24"/>
        </w:rPr>
        <w:t>。</w:t>
      </w:r>
      <w:proofErr w:type="spellStart"/>
      <w:r>
        <w:rPr>
          <w:rFonts w:ascii="宋体" w:hAnsi="宋体" w:hint="eastAsia"/>
          <w:sz w:val="24"/>
          <w:szCs w:val="24"/>
        </w:rPr>
        <w:t>E</w:t>
      </w:r>
      <w:r>
        <w:rPr>
          <w:rFonts w:ascii="宋体" w:hAnsi="宋体"/>
          <w:sz w:val="24"/>
          <w:szCs w:val="24"/>
        </w:rPr>
        <w:t>therQL</w:t>
      </w:r>
      <w:proofErr w:type="spellEnd"/>
      <w:r>
        <w:rPr>
          <w:rFonts w:ascii="宋体" w:hAnsi="宋体" w:hint="eastAsia"/>
          <w:sz w:val="24"/>
          <w:szCs w:val="24"/>
        </w:rPr>
        <w:t>方案不需要</w:t>
      </w:r>
      <w:r>
        <w:rPr>
          <w:rFonts w:ascii="宋体" w:hAnsi="宋体"/>
          <w:sz w:val="24"/>
          <w:szCs w:val="24"/>
        </w:rPr>
        <w:t>对原有区块链系统进行修改</w:t>
      </w:r>
      <w:r>
        <w:rPr>
          <w:rFonts w:ascii="宋体" w:hAnsi="宋体" w:hint="eastAsia"/>
          <w:sz w:val="24"/>
          <w:szCs w:val="24"/>
        </w:rPr>
        <w:t>，是一种</w:t>
      </w:r>
      <w:r>
        <w:rPr>
          <w:rFonts w:ascii="宋体" w:hAnsi="宋体"/>
          <w:sz w:val="24"/>
          <w:szCs w:val="24"/>
        </w:rPr>
        <w:t>可以兼容多种</w:t>
      </w:r>
      <w:r>
        <w:rPr>
          <w:rFonts w:ascii="宋体" w:hAnsi="宋体" w:hint="eastAsia"/>
          <w:sz w:val="24"/>
          <w:szCs w:val="24"/>
        </w:rPr>
        <w:t>成熟</w:t>
      </w:r>
      <w:r>
        <w:rPr>
          <w:rFonts w:ascii="宋体" w:hAnsi="宋体"/>
          <w:sz w:val="24"/>
          <w:szCs w:val="24"/>
        </w:rPr>
        <w:t>区块链系统的方案。</w:t>
      </w:r>
    </w:p>
    <w:p w14:paraId="74019A8E" w14:textId="77777777" w:rsidR="00AF44AF" w:rsidRDefault="00AF44AF" w:rsidP="00AF44AF">
      <w:pPr>
        <w:snapToGrid w:val="0"/>
        <w:spacing w:line="400" w:lineRule="exact"/>
        <w:ind w:firstLineChars="200" w:firstLine="480"/>
        <w:rPr>
          <w:rFonts w:ascii="宋体" w:hAnsi="宋体"/>
          <w:sz w:val="24"/>
          <w:szCs w:val="24"/>
        </w:rPr>
      </w:pPr>
      <w:proofErr w:type="spellStart"/>
      <w:r>
        <w:rPr>
          <w:rFonts w:ascii="宋体" w:hAnsi="宋体" w:hint="eastAsia"/>
          <w:sz w:val="24"/>
          <w:szCs w:val="24"/>
        </w:rPr>
        <w:t>B</w:t>
      </w:r>
      <w:r>
        <w:rPr>
          <w:rFonts w:ascii="宋体" w:hAnsi="宋体"/>
          <w:sz w:val="24"/>
          <w:szCs w:val="24"/>
        </w:rPr>
        <w:t>lockchainDB</w:t>
      </w:r>
      <w:proofErr w:type="spellEnd"/>
      <w:r>
        <w:rPr>
          <w:rFonts w:ascii="宋体" w:hAnsi="宋体"/>
          <w:sz w:val="24"/>
          <w:szCs w:val="24"/>
        </w:rPr>
        <w:t>[12]</w:t>
      </w:r>
      <w:r>
        <w:rPr>
          <w:rFonts w:ascii="宋体" w:hAnsi="宋体" w:hint="eastAsia"/>
          <w:sz w:val="24"/>
          <w:szCs w:val="24"/>
        </w:rPr>
        <w:t>是一种</w:t>
      </w:r>
      <w:r>
        <w:rPr>
          <w:rFonts w:ascii="宋体" w:hAnsi="宋体"/>
          <w:sz w:val="24"/>
          <w:szCs w:val="24"/>
        </w:rPr>
        <w:t>构建在区块链之上的分片数据库</w:t>
      </w:r>
      <w:r>
        <w:rPr>
          <w:rFonts w:ascii="宋体" w:hAnsi="宋体" w:hint="eastAsia"/>
          <w:sz w:val="24"/>
          <w:szCs w:val="24"/>
        </w:rPr>
        <w:t>系统</w:t>
      </w:r>
      <w:r>
        <w:rPr>
          <w:rFonts w:ascii="宋体" w:hAnsi="宋体"/>
          <w:sz w:val="24"/>
          <w:szCs w:val="24"/>
        </w:rPr>
        <w:t>，</w:t>
      </w:r>
      <w:r>
        <w:rPr>
          <w:rFonts w:ascii="宋体" w:hAnsi="宋体" w:hint="eastAsia"/>
          <w:sz w:val="24"/>
          <w:szCs w:val="24"/>
        </w:rPr>
        <w:t>主要适用</w:t>
      </w:r>
      <w:r>
        <w:rPr>
          <w:rFonts w:ascii="宋体" w:hAnsi="宋体"/>
          <w:sz w:val="24"/>
          <w:szCs w:val="24"/>
        </w:rPr>
        <w:t>的场景是</w:t>
      </w:r>
      <w:r>
        <w:rPr>
          <w:rFonts w:ascii="宋体" w:hAnsi="宋体" w:hint="eastAsia"/>
          <w:sz w:val="24"/>
          <w:szCs w:val="24"/>
        </w:rPr>
        <w:t>互不信任</w:t>
      </w:r>
      <w:r>
        <w:rPr>
          <w:rFonts w:ascii="宋体" w:hAnsi="宋体"/>
          <w:sz w:val="24"/>
          <w:szCs w:val="24"/>
        </w:rPr>
        <w:t>的多方</w:t>
      </w:r>
      <w:r>
        <w:rPr>
          <w:rFonts w:ascii="宋体" w:hAnsi="宋体" w:hint="eastAsia"/>
          <w:sz w:val="24"/>
          <w:szCs w:val="24"/>
        </w:rPr>
        <w:t>实现</w:t>
      </w:r>
      <w:r>
        <w:rPr>
          <w:rFonts w:ascii="宋体" w:hAnsi="宋体"/>
          <w:sz w:val="24"/>
          <w:szCs w:val="24"/>
        </w:rPr>
        <w:t>数据读写的场景，</w:t>
      </w:r>
      <w:r>
        <w:rPr>
          <w:rFonts w:ascii="宋体" w:hAnsi="宋体" w:hint="eastAsia"/>
          <w:sz w:val="24"/>
          <w:szCs w:val="24"/>
        </w:rPr>
        <w:t>设计了一种将区块链</w:t>
      </w:r>
      <w:r>
        <w:rPr>
          <w:rFonts w:ascii="宋体" w:hAnsi="宋体"/>
          <w:sz w:val="24"/>
          <w:szCs w:val="24"/>
        </w:rPr>
        <w:t>作为数据存储</w:t>
      </w:r>
      <w:r>
        <w:rPr>
          <w:rFonts w:ascii="宋体" w:hAnsi="宋体" w:hint="eastAsia"/>
          <w:sz w:val="24"/>
          <w:szCs w:val="24"/>
        </w:rPr>
        <w:t>层</w:t>
      </w:r>
      <w:r>
        <w:rPr>
          <w:rFonts w:ascii="宋体" w:hAnsi="宋体"/>
          <w:sz w:val="24"/>
          <w:szCs w:val="24"/>
        </w:rPr>
        <w:t>，</w:t>
      </w:r>
      <w:r>
        <w:rPr>
          <w:rFonts w:ascii="宋体" w:hAnsi="宋体" w:hint="eastAsia"/>
          <w:sz w:val="24"/>
          <w:szCs w:val="24"/>
        </w:rPr>
        <w:t>并</w:t>
      </w:r>
      <w:r>
        <w:rPr>
          <w:rFonts w:ascii="宋体" w:hAnsi="宋体"/>
          <w:sz w:val="24"/>
          <w:szCs w:val="24"/>
        </w:rPr>
        <w:t>将存储节点进行分片管理的系统。</w:t>
      </w:r>
      <w:proofErr w:type="spellStart"/>
      <w:r>
        <w:rPr>
          <w:rFonts w:ascii="宋体" w:hAnsi="宋体" w:hint="eastAsia"/>
          <w:sz w:val="24"/>
          <w:szCs w:val="24"/>
        </w:rPr>
        <w:t>B</w:t>
      </w:r>
      <w:r>
        <w:rPr>
          <w:rFonts w:ascii="宋体" w:hAnsi="宋体"/>
          <w:sz w:val="24"/>
          <w:szCs w:val="24"/>
        </w:rPr>
        <w:t>lockchainDB</w:t>
      </w:r>
      <w:proofErr w:type="spellEnd"/>
      <w:r>
        <w:rPr>
          <w:rFonts w:ascii="宋体" w:hAnsi="宋体" w:hint="eastAsia"/>
          <w:sz w:val="24"/>
          <w:szCs w:val="24"/>
        </w:rPr>
        <w:t>提供了易用</w:t>
      </w:r>
      <w:r>
        <w:rPr>
          <w:rFonts w:ascii="宋体" w:hAnsi="宋体"/>
          <w:sz w:val="24"/>
          <w:szCs w:val="24"/>
        </w:rPr>
        <w:t>的查询接口</w:t>
      </w:r>
      <w:r>
        <w:rPr>
          <w:rFonts w:ascii="宋体" w:hAnsi="宋体" w:hint="eastAsia"/>
          <w:sz w:val="24"/>
          <w:szCs w:val="24"/>
        </w:rPr>
        <w:t>和</w:t>
      </w:r>
      <w:r>
        <w:rPr>
          <w:rFonts w:ascii="宋体" w:hAnsi="宋体"/>
          <w:sz w:val="24"/>
          <w:szCs w:val="24"/>
        </w:rPr>
        <w:t>强大的数据一致性保证</w:t>
      </w:r>
      <w:r>
        <w:rPr>
          <w:rFonts w:ascii="宋体" w:hAnsi="宋体" w:hint="eastAsia"/>
          <w:sz w:val="24"/>
          <w:szCs w:val="24"/>
        </w:rPr>
        <w:t>，</w:t>
      </w:r>
      <w:r>
        <w:rPr>
          <w:rFonts w:ascii="宋体" w:hAnsi="宋体"/>
          <w:sz w:val="24"/>
          <w:szCs w:val="24"/>
        </w:rPr>
        <w:t>提高了区块链存储系统的</w:t>
      </w:r>
      <w:r>
        <w:rPr>
          <w:rFonts w:ascii="宋体" w:hAnsi="宋体" w:hint="eastAsia"/>
          <w:sz w:val="24"/>
          <w:szCs w:val="24"/>
        </w:rPr>
        <w:t>性能</w:t>
      </w:r>
      <w:r>
        <w:rPr>
          <w:rFonts w:ascii="宋体" w:hAnsi="宋体"/>
          <w:sz w:val="24"/>
          <w:szCs w:val="24"/>
        </w:rPr>
        <w:t>，并</w:t>
      </w:r>
      <w:r>
        <w:rPr>
          <w:rFonts w:ascii="宋体" w:hAnsi="宋体" w:hint="eastAsia"/>
          <w:sz w:val="24"/>
          <w:szCs w:val="24"/>
        </w:rPr>
        <w:t>降低了使用的复杂度</w:t>
      </w:r>
      <w:r>
        <w:rPr>
          <w:rFonts w:ascii="宋体" w:hAnsi="宋体"/>
          <w:sz w:val="24"/>
          <w:szCs w:val="24"/>
        </w:rPr>
        <w:t>。</w:t>
      </w:r>
    </w:p>
    <w:p w14:paraId="7C932CAC" w14:textId="77777777" w:rsidR="00AF44AF" w:rsidRDefault="00AF44AF" w:rsidP="00AF44AF">
      <w:pPr>
        <w:snapToGrid w:val="0"/>
        <w:spacing w:line="400" w:lineRule="exact"/>
        <w:ind w:firstLineChars="200" w:firstLine="480"/>
        <w:rPr>
          <w:rFonts w:ascii="宋体" w:hAnsi="宋体"/>
          <w:sz w:val="24"/>
          <w:szCs w:val="24"/>
        </w:rPr>
      </w:pPr>
      <w:r>
        <w:rPr>
          <w:rFonts w:ascii="宋体" w:hAnsi="宋体" w:hint="eastAsia"/>
          <w:sz w:val="24"/>
          <w:szCs w:val="24"/>
        </w:rPr>
        <w:t>外联数据</w:t>
      </w:r>
      <w:r>
        <w:rPr>
          <w:rFonts w:ascii="宋体" w:hAnsi="宋体"/>
          <w:sz w:val="24"/>
          <w:szCs w:val="24"/>
        </w:rPr>
        <w:t>库</w:t>
      </w:r>
      <w:r>
        <w:rPr>
          <w:rFonts w:ascii="宋体" w:hAnsi="宋体" w:hint="eastAsia"/>
          <w:sz w:val="24"/>
          <w:szCs w:val="24"/>
        </w:rPr>
        <w:t>解决方案</w:t>
      </w:r>
      <w:r>
        <w:rPr>
          <w:rFonts w:ascii="宋体" w:hAnsi="宋体"/>
          <w:sz w:val="24"/>
          <w:szCs w:val="24"/>
        </w:rPr>
        <w:t>的思想是为已有的区块</w:t>
      </w:r>
      <w:r>
        <w:rPr>
          <w:rFonts w:ascii="宋体" w:hAnsi="宋体" w:hint="eastAsia"/>
          <w:sz w:val="24"/>
          <w:szCs w:val="24"/>
        </w:rPr>
        <w:t>链</w:t>
      </w:r>
      <w:r>
        <w:rPr>
          <w:rFonts w:ascii="宋体" w:hAnsi="宋体"/>
          <w:sz w:val="24"/>
          <w:szCs w:val="24"/>
        </w:rPr>
        <w:t>系统设计外部查询</w:t>
      </w:r>
      <w:r>
        <w:rPr>
          <w:rFonts w:ascii="宋体" w:hAnsi="宋体" w:hint="eastAsia"/>
          <w:sz w:val="24"/>
          <w:szCs w:val="24"/>
        </w:rPr>
        <w:t>层</w:t>
      </w:r>
      <w:r>
        <w:rPr>
          <w:rFonts w:ascii="宋体" w:hAnsi="宋体"/>
          <w:sz w:val="24"/>
          <w:szCs w:val="24"/>
        </w:rPr>
        <w:t>，</w:t>
      </w:r>
      <w:r>
        <w:rPr>
          <w:rFonts w:ascii="宋体" w:hAnsi="宋体" w:hint="eastAsia"/>
          <w:sz w:val="24"/>
          <w:szCs w:val="24"/>
        </w:rPr>
        <w:t>另一种</w:t>
      </w:r>
      <w:r>
        <w:rPr>
          <w:rFonts w:ascii="宋体" w:hAnsi="宋体"/>
          <w:sz w:val="24"/>
          <w:szCs w:val="24"/>
        </w:rPr>
        <w:t>对区块链</w:t>
      </w:r>
      <w:r>
        <w:rPr>
          <w:rFonts w:ascii="宋体" w:hAnsi="宋体" w:hint="eastAsia"/>
          <w:sz w:val="24"/>
          <w:szCs w:val="24"/>
        </w:rPr>
        <w:t>数据</w:t>
      </w:r>
      <w:r>
        <w:rPr>
          <w:rFonts w:ascii="宋体" w:hAnsi="宋体"/>
          <w:sz w:val="24"/>
          <w:szCs w:val="24"/>
        </w:rPr>
        <w:t>进行快速搜索的方法是在区块链系统中内置索引结构。</w:t>
      </w:r>
      <w:r>
        <w:rPr>
          <w:rFonts w:ascii="宋体" w:hAnsi="宋体" w:hint="eastAsia"/>
          <w:sz w:val="24"/>
          <w:szCs w:val="24"/>
        </w:rPr>
        <w:t>山东大学</w:t>
      </w:r>
      <w:r>
        <w:rPr>
          <w:rFonts w:ascii="宋体" w:hAnsi="宋体"/>
          <w:sz w:val="24"/>
          <w:szCs w:val="24"/>
        </w:rPr>
        <w:t>的</w:t>
      </w:r>
      <w:r>
        <w:rPr>
          <w:rFonts w:ascii="宋体" w:hAnsi="宋体" w:hint="eastAsia"/>
          <w:sz w:val="24"/>
          <w:szCs w:val="24"/>
        </w:rPr>
        <w:lastRenderedPageBreak/>
        <w:t>李庆忠</w:t>
      </w:r>
      <w:r>
        <w:rPr>
          <w:rFonts w:ascii="宋体" w:hAnsi="宋体"/>
          <w:sz w:val="24"/>
          <w:szCs w:val="24"/>
        </w:rPr>
        <w:t>教授团队提出了</w:t>
      </w:r>
      <w:r>
        <w:rPr>
          <w:rFonts w:ascii="宋体" w:hAnsi="宋体" w:hint="eastAsia"/>
          <w:sz w:val="24"/>
          <w:szCs w:val="24"/>
        </w:rPr>
        <w:t>一种</w:t>
      </w:r>
      <w:r>
        <w:rPr>
          <w:rFonts w:ascii="宋体" w:hAnsi="宋体"/>
          <w:sz w:val="24"/>
          <w:szCs w:val="24"/>
        </w:rPr>
        <w:t>支持快速搜索的区块链教育证书系统（</w:t>
      </w:r>
      <w:r>
        <w:rPr>
          <w:rFonts w:ascii="宋体" w:hAnsi="宋体" w:hint="eastAsia"/>
          <w:sz w:val="24"/>
          <w:szCs w:val="24"/>
        </w:rPr>
        <w:t>ECBC</w:t>
      </w:r>
      <w:r>
        <w:rPr>
          <w:rFonts w:ascii="宋体" w:hAnsi="宋体"/>
          <w:sz w:val="24"/>
          <w:szCs w:val="24"/>
        </w:rPr>
        <w:t>）</w:t>
      </w:r>
      <w:r>
        <w:rPr>
          <w:rFonts w:ascii="宋体" w:hAnsi="宋体" w:hint="eastAsia"/>
          <w:sz w:val="24"/>
          <w:szCs w:val="24"/>
        </w:rPr>
        <w:t>[</w:t>
      </w:r>
      <w:r>
        <w:rPr>
          <w:rFonts w:ascii="宋体" w:hAnsi="宋体"/>
          <w:sz w:val="24"/>
          <w:szCs w:val="24"/>
        </w:rPr>
        <w:t>13</w:t>
      </w:r>
      <w:r>
        <w:rPr>
          <w:rFonts w:ascii="宋体" w:hAnsi="宋体" w:hint="eastAsia"/>
          <w:sz w:val="24"/>
          <w:szCs w:val="24"/>
        </w:rPr>
        <w:t>]，该</w:t>
      </w:r>
      <w:r>
        <w:rPr>
          <w:rFonts w:ascii="宋体" w:hAnsi="宋体"/>
          <w:sz w:val="24"/>
          <w:szCs w:val="24"/>
        </w:rPr>
        <w:t>方案</w:t>
      </w:r>
      <w:r>
        <w:rPr>
          <w:rFonts w:ascii="宋体" w:hAnsi="宋体" w:hint="eastAsia"/>
          <w:sz w:val="24"/>
          <w:szCs w:val="24"/>
        </w:rPr>
        <w:t>扩展</w:t>
      </w:r>
      <w:r>
        <w:rPr>
          <w:rFonts w:ascii="宋体" w:hAnsi="宋体"/>
          <w:sz w:val="24"/>
          <w:szCs w:val="24"/>
        </w:rPr>
        <w:t>了以太</w:t>
      </w:r>
      <w:proofErr w:type="gramStart"/>
      <w:r>
        <w:rPr>
          <w:rFonts w:ascii="宋体" w:hAnsi="宋体"/>
          <w:sz w:val="24"/>
          <w:szCs w:val="24"/>
        </w:rPr>
        <w:t>坊系统</w:t>
      </w:r>
      <w:proofErr w:type="gramEnd"/>
      <w:r>
        <w:rPr>
          <w:rFonts w:ascii="宋体" w:hAnsi="宋体"/>
          <w:sz w:val="24"/>
          <w:szCs w:val="24"/>
        </w:rPr>
        <w:t>中的</w:t>
      </w:r>
      <w:r>
        <w:rPr>
          <w:rFonts w:ascii="宋体" w:hAnsi="宋体" w:hint="eastAsia"/>
          <w:sz w:val="24"/>
          <w:szCs w:val="24"/>
        </w:rPr>
        <w:t>MPT结构</w:t>
      </w:r>
      <w:r>
        <w:rPr>
          <w:rFonts w:ascii="宋体" w:hAnsi="宋体"/>
          <w:sz w:val="24"/>
          <w:szCs w:val="24"/>
        </w:rPr>
        <w:t>，</w:t>
      </w:r>
      <w:r>
        <w:rPr>
          <w:rFonts w:ascii="宋体" w:hAnsi="宋体" w:hint="eastAsia"/>
          <w:sz w:val="24"/>
          <w:szCs w:val="24"/>
        </w:rPr>
        <w:t>设计</w:t>
      </w:r>
      <w:r>
        <w:rPr>
          <w:rFonts w:ascii="宋体" w:hAnsi="宋体"/>
          <w:sz w:val="24"/>
          <w:szCs w:val="24"/>
        </w:rPr>
        <w:t>了</w:t>
      </w:r>
      <w:r>
        <w:rPr>
          <w:rFonts w:ascii="宋体" w:hAnsi="宋体" w:hint="eastAsia"/>
          <w:sz w:val="24"/>
          <w:szCs w:val="24"/>
        </w:rPr>
        <w:t>MPT-Chain索引结构，</w:t>
      </w:r>
      <w:r>
        <w:rPr>
          <w:rFonts w:ascii="宋体" w:hAnsi="宋体"/>
          <w:sz w:val="24"/>
          <w:szCs w:val="24"/>
        </w:rPr>
        <w:t>将学生的学历证书按照</w:t>
      </w:r>
      <w:r>
        <w:rPr>
          <w:rFonts w:ascii="宋体" w:hAnsi="宋体" w:hint="eastAsia"/>
          <w:sz w:val="24"/>
          <w:szCs w:val="24"/>
        </w:rPr>
        <w:t>相同</w:t>
      </w:r>
      <w:r>
        <w:rPr>
          <w:rFonts w:ascii="宋体" w:hAnsi="宋体"/>
          <w:sz w:val="24"/>
          <w:szCs w:val="24"/>
        </w:rPr>
        <w:t>前缀</w:t>
      </w:r>
      <w:r>
        <w:rPr>
          <w:rFonts w:ascii="宋体" w:hAnsi="宋体" w:hint="eastAsia"/>
          <w:sz w:val="24"/>
          <w:szCs w:val="24"/>
        </w:rPr>
        <w:t>进行</w:t>
      </w:r>
      <w:r>
        <w:rPr>
          <w:rFonts w:ascii="宋体" w:hAnsi="宋体"/>
          <w:sz w:val="24"/>
          <w:szCs w:val="24"/>
        </w:rPr>
        <w:t>字典存储，</w:t>
      </w:r>
      <w:r>
        <w:rPr>
          <w:rFonts w:ascii="宋体" w:hAnsi="宋体" w:hint="eastAsia"/>
          <w:sz w:val="24"/>
          <w:szCs w:val="24"/>
        </w:rPr>
        <w:t>利用</w:t>
      </w:r>
      <w:r>
        <w:rPr>
          <w:rFonts w:ascii="宋体" w:hAnsi="宋体"/>
          <w:sz w:val="24"/>
          <w:szCs w:val="24"/>
        </w:rPr>
        <w:t>链上</w:t>
      </w:r>
      <w:r>
        <w:rPr>
          <w:rFonts w:ascii="宋体" w:hAnsi="宋体" w:hint="eastAsia"/>
          <w:sz w:val="24"/>
          <w:szCs w:val="24"/>
        </w:rPr>
        <w:t>索引</w:t>
      </w:r>
      <w:r>
        <w:rPr>
          <w:rFonts w:ascii="宋体" w:hAnsi="宋体"/>
          <w:sz w:val="24"/>
          <w:szCs w:val="24"/>
        </w:rPr>
        <w:t>结构加快</w:t>
      </w:r>
      <w:r>
        <w:rPr>
          <w:rFonts w:ascii="宋体" w:hAnsi="宋体" w:hint="eastAsia"/>
          <w:sz w:val="24"/>
          <w:szCs w:val="24"/>
        </w:rPr>
        <w:t>了对</w:t>
      </w:r>
      <w:r>
        <w:rPr>
          <w:rFonts w:ascii="宋体" w:hAnsi="宋体"/>
          <w:sz w:val="24"/>
          <w:szCs w:val="24"/>
        </w:rPr>
        <w:t>学生学历证书的搜索效率。</w:t>
      </w:r>
      <w:r w:rsidRPr="004C5436">
        <w:rPr>
          <w:rFonts w:ascii="宋体" w:hAnsi="宋体" w:hint="eastAsia"/>
          <w:sz w:val="24"/>
          <w:szCs w:val="24"/>
        </w:rPr>
        <w:t xml:space="preserve"> </w:t>
      </w:r>
      <w:proofErr w:type="spellStart"/>
      <w:r w:rsidRPr="00E764BA">
        <w:rPr>
          <w:rFonts w:ascii="宋体" w:hAnsi="宋体"/>
          <w:sz w:val="24"/>
          <w:szCs w:val="24"/>
        </w:rPr>
        <w:t>Ruan</w:t>
      </w:r>
      <w:proofErr w:type="spellEnd"/>
      <w:r>
        <w:rPr>
          <w:rFonts w:ascii="宋体" w:hAnsi="宋体" w:hint="eastAsia"/>
          <w:sz w:val="24"/>
          <w:szCs w:val="24"/>
        </w:rPr>
        <w:t>等人</w:t>
      </w:r>
      <w:r>
        <w:rPr>
          <w:rFonts w:ascii="宋体" w:hAnsi="宋体"/>
          <w:sz w:val="24"/>
          <w:szCs w:val="24"/>
        </w:rPr>
        <w:t>在</w:t>
      </w:r>
      <w:r>
        <w:rPr>
          <w:rFonts w:ascii="宋体" w:hAnsi="宋体" w:hint="eastAsia"/>
          <w:sz w:val="24"/>
          <w:szCs w:val="24"/>
        </w:rPr>
        <w:t>2019年提出了</w:t>
      </w:r>
      <w:proofErr w:type="spellStart"/>
      <w:r w:rsidRPr="00E764BA">
        <w:rPr>
          <w:rFonts w:ascii="宋体" w:hAnsi="宋体"/>
          <w:sz w:val="24"/>
          <w:szCs w:val="24"/>
        </w:rPr>
        <w:t>LineageChain</w:t>
      </w:r>
      <w:proofErr w:type="spellEnd"/>
      <w:r>
        <w:rPr>
          <w:rFonts w:ascii="宋体" w:hAnsi="宋体"/>
          <w:sz w:val="24"/>
          <w:szCs w:val="24"/>
        </w:rPr>
        <w:t>[14]</w:t>
      </w:r>
      <w:r>
        <w:rPr>
          <w:rFonts w:ascii="宋体" w:hAnsi="宋体" w:hint="eastAsia"/>
          <w:sz w:val="24"/>
          <w:szCs w:val="24"/>
        </w:rPr>
        <w:t>，通过</w:t>
      </w:r>
      <w:r>
        <w:rPr>
          <w:rFonts w:ascii="宋体" w:hAnsi="宋体"/>
          <w:sz w:val="24"/>
          <w:szCs w:val="24"/>
        </w:rPr>
        <w:t>在区块链上建立了Merkle DAG</w:t>
      </w:r>
      <w:r>
        <w:rPr>
          <w:rFonts w:ascii="宋体" w:hAnsi="宋体" w:hint="eastAsia"/>
          <w:sz w:val="24"/>
          <w:szCs w:val="24"/>
        </w:rPr>
        <w:t>结构和一个跳表结构</w:t>
      </w:r>
      <w:r>
        <w:rPr>
          <w:rFonts w:ascii="宋体" w:hAnsi="宋体"/>
          <w:sz w:val="24"/>
          <w:szCs w:val="24"/>
        </w:rPr>
        <w:t>，实现</w:t>
      </w:r>
      <w:r>
        <w:rPr>
          <w:rFonts w:ascii="宋体" w:hAnsi="宋体" w:hint="eastAsia"/>
          <w:sz w:val="24"/>
          <w:szCs w:val="24"/>
        </w:rPr>
        <w:t>了</w:t>
      </w:r>
      <w:r>
        <w:rPr>
          <w:rFonts w:ascii="宋体" w:hAnsi="宋体"/>
          <w:sz w:val="24"/>
          <w:szCs w:val="24"/>
        </w:rPr>
        <w:t>对历史交易数据的快速溯源，</w:t>
      </w:r>
      <w:r>
        <w:rPr>
          <w:rFonts w:ascii="宋体" w:hAnsi="宋体" w:hint="eastAsia"/>
          <w:sz w:val="24"/>
          <w:szCs w:val="24"/>
        </w:rPr>
        <w:t>并通过</w:t>
      </w:r>
      <w:r>
        <w:rPr>
          <w:rFonts w:ascii="宋体" w:hAnsi="宋体"/>
          <w:sz w:val="24"/>
          <w:szCs w:val="24"/>
        </w:rPr>
        <w:t>智能合约实现了</w:t>
      </w:r>
      <w:r>
        <w:rPr>
          <w:rFonts w:ascii="宋体" w:hAnsi="宋体" w:hint="eastAsia"/>
          <w:sz w:val="24"/>
          <w:szCs w:val="24"/>
        </w:rPr>
        <w:t>用户</w:t>
      </w:r>
      <w:r>
        <w:rPr>
          <w:rFonts w:ascii="宋体" w:hAnsi="宋体"/>
          <w:sz w:val="24"/>
          <w:szCs w:val="24"/>
        </w:rPr>
        <w:t>存储和搜索的</w:t>
      </w:r>
      <w:r>
        <w:rPr>
          <w:rFonts w:ascii="宋体" w:hAnsi="宋体" w:hint="eastAsia"/>
          <w:sz w:val="24"/>
          <w:szCs w:val="24"/>
        </w:rPr>
        <w:t>API。</w:t>
      </w:r>
    </w:p>
    <w:p w14:paraId="3525C2B0" w14:textId="77777777" w:rsidR="00AF44AF" w:rsidRDefault="00AF44AF" w:rsidP="00AF44AF">
      <w:pPr>
        <w:snapToGrid w:val="0"/>
        <w:spacing w:line="400" w:lineRule="exact"/>
        <w:ind w:firstLineChars="200" w:firstLine="480"/>
        <w:rPr>
          <w:rFonts w:ascii="宋体" w:hAnsi="宋体"/>
          <w:sz w:val="24"/>
          <w:szCs w:val="24"/>
        </w:rPr>
      </w:pPr>
      <w:proofErr w:type="spellStart"/>
      <w:r>
        <w:rPr>
          <w:rFonts w:ascii="宋体" w:hAnsi="宋体" w:hint="eastAsia"/>
          <w:sz w:val="24"/>
          <w:szCs w:val="24"/>
        </w:rPr>
        <w:t>v</w:t>
      </w:r>
      <w:r>
        <w:rPr>
          <w:rFonts w:ascii="宋体" w:hAnsi="宋体"/>
          <w:sz w:val="24"/>
          <w:szCs w:val="24"/>
        </w:rPr>
        <w:t>C</w:t>
      </w:r>
      <w:r>
        <w:rPr>
          <w:rFonts w:ascii="宋体" w:hAnsi="宋体" w:hint="eastAsia"/>
          <w:sz w:val="24"/>
          <w:szCs w:val="24"/>
        </w:rPr>
        <w:t>hain</w:t>
      </w:r>
      <w:proofErr w:type="spellEnd"/>
      <w:r>
        <w:rPr>
          <w:rFonts w:ascii="宋体" w:hAnsi="宋体"/>
          <w:sz w:val="24"/>
          <w:szCs w:val="24"/>
        </w:rPr>
        <w:t>[15]</w:t>
      </w:r>
      <w:r>
        <w:rPr>
          <w:rFonts w:ascii="宋体" w:hAnsi="宋体" w:hint="eastAsia"/>
          <w:sz w:val="24"/>
          <w:szCs w:val="24"/>
        </w:rPr>
        <w:t>实现</w:t>
      </w:r>
      <w:r>
        <w:rPr>
          <w:rFonts w:ascii="宋体" w:hAnsi="宋体"/>
          <w:sz w:val="24"/>
          <w:szCs w:val="24"/>
        </w:rPr>
        <w:t>了另一种</w:t>
      </w:r>
      <w:r>
        <w:rPr>
          <w:rFonts w:ascii="宋体" w:hAnsi="宋体" w:hint="eastAsia"/>
          <w:sz w:val="24"/>
          <w:szCs w:val="24"/>
        </w:rPr>
        <w:t>区块链</w:t>
      </w:r>
      <w:r>
        <w:rPr>
          <w:rFonts w:ascii="宋体" w:hAnsi="宋体"/>
          <w:sz w:val="24"/>
          <w:szCs w:val="24"/>
        </w:rPr>
        <w:t>上的</w:t>
      </w:r>
      <w:r>
        <w:rPr>
          <w:rFonts w:ascii="宋体" w:hAnsi="宋体" w:hint="eastAsia"/>
          <w:sz w:val="24"/>
          <w:szCs w:val="24"/>
        </w:rPr>
        <w:t>搜索</w:t>
      </w:r>
      <w:r>
        <w:rPr>
          <w:rFonts w:ascii="宋体" w:hAnsi="宋体"/>
          <w:sz w:val="24"/>
          <w:szCs w:val="24"/>
        </w:rPr>
        <w:t>方式，</w:t>
      </w:r>
      <w:r>
        <w:rPr>
          <w:rFonts w:ascii="宋体" w:hAnsi="宋体" w:hint="eastAsia"/>
          <w:sz w:val="24"/>
          <w:szCs w:val="24"/>
        </w:rPr>
        <w:t>思路是</w:t>
      </w:r>
      <w:r w:rsidRPr="00E764BA">
        <w:rPr>
          <w:rFonts w:ascii="宋体" w:hAnsi="宋体" w:hint="eastAsia"/>
          <w:sz w:val="24"/>
          <w:szCs w:val="24"/>
        </w:rPr>
        <w:t>将查询工作委托给全节点进行，全节点可通过爬虫或者本地建立数据库副本，从而进行快速查询，同时在区块中加入一种认证数据结构（ADS），全节点需要返回一个查询数据的加密证明，用户通过验证证明可以验证查询结果的完整性。</w:t>
      </w:r>
      <w:r>
        <w:rPr>
          <w:rFonts w:ascii="宋体" w:hAnsi="宋体" w:hint="eastAsia"/>
          <w:sz w:val="24"/>
          <w:szCs w:val="24"/>
        </w:rPr>
        <w:t>优势</w:t>
      </w:r>
      <w:r>
        <w:rPr>
          <w:rFonts w:ascii="宋体" w:hAnsi="宋体"/>
          <w:sz w:val="24"/>
          <w:szCs w:val="24"/>
        </w:rPr>
        <w:t>是</w:t>
      </w:r>
      <w:r w:rsidRPr="00E764BA">
        <w:rPr>
          <w:rFonts w:ascii="宋体" w:hAnsi="宋体" w:hint="eastAsia"/>
          <w:sz w:val="24"/>
          <w:szCs w:val="24"/>
        </w:rPr>
        <w:t>既保证了快速查询，同时又可以保证查询结果的正确性和完整性。</w:t>
      </w:r>
      <w:r>
        <w:rPr>
          <w:rFonts w:ascii="宋体" w:hAnsi="宋体" w:hint="eastAsia"/>
          <w:sz w:val="24"/>
          <w:szCs w:val="24"/>
        </w:rPr>
        <w:t>但普通</w:t>
      </w:r>
      <w:r w:rsidRPr="00553573">
        <w:rPr>
          <w:rFonts w:ascii="宋体" w:hAnsi="宋体" w:hint="eastAsia"/>
          <w:sz w:val="24"/>
          <w:szCs w:val="24"/>
        </w:rPr>
        <w:t>用户需要</w:t>
      </w:r>
      <w:proofErr w:type="gramStart"/>
      <w:r w:rsidRPr="00553573">
        <w:rPr>
          <w:rFonts w:ascii="宋体" w:hAnsi="宋体" w:hint="eastAsia"/>
          <w:sz w:val="24"/>
          <w:szCs w:val="24"/>
        </w:rPr>
        <w:t>委托全</w:t>
      </w:r>
      <w:proofErr w:type="gramEnd"/>
      <w:r w:rsidRPr="00553573">
        <w:rPr>
          <w:rFonts w:ascii="宋体" w:hAnsi="宋体" w:hint="eastAsia"/>
          <w:sz w:val="24"/>
          <w:szCs w:val="24"/>
        </w:rPr>
        <w:t>节点进行查询，同时加密证明的验证也需要耗费时间。</w:t>
      </w:r>
    </w:p>
    <w:p w14:paraId="04AAABB0" w14:textId="74E04290" w:rsidR="00AF44AF" w:rsidRDefault="00AF44AF" w:rsidP="00AF44AF">
      <w:pPr>
        <w:snapToGrid w:val="0"/>
        <w:spacing w:line="400" w:lineRule="exact"/>
        <w:ind w:firstLineChars="200" w:firstLine="480"/>
        <w:rPr>
          <w:rFonts w:ascii="宋体" w:hAnsi="宋体"/>
          <w:sz w:val="24"/>
          <w:szCs w:val="24"/>
        </w:rPr>
      </w:pPr>
      <w:r>
        <w:rPr>
          <w:rFonts w:ascii="宋体" w:hAnsi="宋体" w:hint="eastAsia"/>
          <w:sz w:val="24"/>
          <w:szCs w:val="24"/>
        </w:rPr>
        <w:t>华东</w:t>
      </w:r>
      <w:r>
        <w:rPr>
          <w:rFonts w:ascii="宋体" w:hAnsi="宋体"/>
          <w:sz w:val="24"/>
          <w:szCs w:val="24"/>
        </w:rPr>
        <w:t>师范大学的金澈清教授</w:t>
      </w:r>
      <w:r>
        <w:rPr>
          <w:rFonts w:ascii="宋体" w:hAnsi="宋体" w:hint="eastAsia"/>
          <w:sz w:val="24"/>
          <w:szCs w:val="24"/>
        </w:rPr>
        <w:t>团队提出了</w:t>
      </w:r>
      <w:r>
        <w:rPr>
          <w:rFonts w:ascii="宋体" w:hAnsi="宋体"/>
          <w:sz w:val="24"/>
          <w:szCs w:val="24"/>
        </w:rPr>
        <w:t>“</w:t>
      </w:r>
      <w:r>
        <w:rPr>
          <w:rFonts w:ascii="宋体" w:hAnsi="宋体" w:hint="eastAsia"/>
          <w:sz w:val="24"/>
          <w:szCs w:val="24"/>
        </w:rPr>
        <w:t>师大链</w:t>
      </w:r>
      <w:r>
        <w:rPr>
          <w:rFonts w:ascii="宋体" w:hAnsi="宋体"/>
          <w:sz w:val="24"/>
          <w:szCs w:val="24"/>
        </w:rPr>
        <w:t>”[16]</w:t>
      </w:r>
      <w:r>
        <w:rPr>
          <w:rFonts w:ascii="宋体" w:hAnsi="宋体" w:hint="eastAsia"/>
          <w:sz w:val="24"/>
          <w:szCs w:val="24"/>
        </w:rPr>
        <w:t>，将链上数据</w:t>
      </w:r>
      <w:proofErr w:type="gramStart"/>
      <w:r>
        <w:rPr>
          <w:rFonts w:ascii="宋体" w:hAnsi="宋体"/>
          <w:sz w:val="24"/>
          <w:szCs w:val="24"/>
        </w:rPr>
        <w:t>与链下数据</w:t>
      </w:r>
      <w:proofErr w:type="gramEnd"/>
      <w:r>
        <w:rPr>
          <w:rFonts w:ascii="宋体" w:hAnsi="宋体" w:hint="eastAsia"/>
          <w:sz w:val="24"/>
          <w:szCs w:val="24"/>
        </w:rPr>
        <w:t>联系起来，为</w:t>
      </w:r>
      <w:r>
        <w:rPr>
          <w:rFonts w:ascii="宋体" w:hAnsi="宋体"/>
          <w:sz w:val="24"/>
          <w:szCs w:val="24"/>
        </w:rPr>
        <w:t>区块链上的交易数据赋予丰富的</w:t>
      </w:r>
      <w:r>
        <w:rPr>
          <w:rFonts w:ascii="宋体" w:hAnsi="宋体" w:hint="eastAsia"/>
          <w:sz w:val="24"/>
          <w:szCs w:val="24"/>
        </w:rPr>
        <w:t>语义信息，</w:t>
      </w:r>
      <w:r>
        <w:rPr>
          <w:rFonts w:ascii="宋体" w:hAnsi="宋体"/>
          <w:sz w:val="24"/>
          <w:szCs w:val="24"/>
        </w:rPr>
        <w:t>可以对</w:t>
      </w:r>
      <w:r>
        <w:rPr>
          <w:rFonts w:ascii="宋体" w:hAnsi="宋体" w:hint="eastAsia"/>
          <w:sz w:val="24"/>
          <w:szCs w:val="24"/>
        </w:rPr>
        <w:t>区块</w:t>
      </w:r>
      <w:r>
        <w:rPr>
          <w:rFonts w:ascii="宋体" w:hAnsi="宋体"/>
          <w:sz w:val="24"/>
          <w:szCs w:val="24"/>
        </w:rPr>
        <w:t>数据进行类</w:t>
      </w:r>
      <w:r>
        <w:rPr>
          <w:rFonts w:ascii="宋体" w:hAnsi="宋体" w:hint="eastAsia"/>
          <w:sz w:val="24"/>
          <w:szCs w:val="24"/>
        </w:rPr>
        <w:t>SQ</w:t>
      </w:r>
      <w:r>
        <w:rPr>
          <w:rFonts w:ascii="宋体" w:hAnsi="宋体"/>
          <w:sz w:val="24"/>
          <w:szCs w:val="24"/>
        </w:rPr>
        <w:t>L</w:t>
      </w:r>
      <w:r>
        <w:rPr>
          <w:rFonts w:ascii="宋体" w:hAnsi="宋体" w:hint="eastAsia"/>
          <w:sz w:val="24"/>
          <w:szCs w:val="24"/>
        </w:rPr>
        <w:t>查询，同时</w:t>
      </w:r>
      <w:r>
        <w:rPr>
          <w:rFonts w:ascii="宋体" w:hAnsi="宋体"/>
          <w:sz w:val="24"/>
          <w:szCs w:val="24"/>
        </w:rPr>
        <w:t>加入了</w:t>
      </w:r>
      <w:r>
        <w:rPr>
          <w:rFonts w:ascii="宋体" w:hAnsi="宋体" w:hint="eastAsia"/>
          <w:sz w:val="24"/>
          <w:szCs w:val="24"/>
        </w:rPr>
        <w:t>RDBMS对链上</w:t>
      </w:r>
      <w:r>
        <w:rPr>
          <w:rFonts w:ascii="宋体" w:hAnsi="宋体"/>
          <w:sz w:val="24"/>
          <w:szCs w:val="24"/>
        </w:rPr>
        <w:t>和</w:t>
      </w:r>
      <w:proofErr w:type="gramStart"/>
      <w:r>
        <w:rPr>
          <w:rFonts w:ascii="宋体" w:hAnsi="宋体" w:hint="eastAsia"/>
          <w:sz w:val="24"/>
          <w:szCs w:val="24"/>
        </w:rPr>
        <w:t>链下</w:t>
      </w:r>
      <w:proofErr w:type="gramEnd"/>
      <w:r>
        <w:rPr>
          <w:rFonts w:ascii="宋体" w:hAnsi="宋体"/>
          <w:sz w:val="24"/>
          <w:szCs w:val="24"/>
        </w:rPr>
        <w:t>的数据进行管理。</w:t>
      </w:r>
    </w:p>
    <w:p w14:paraId="3EC5F913" w14:textId="48405AA8" w:rsidR="00156112" w:rsidRDefault="007761AA" w:rsidP="00051DC2">
      <w:pPr>
        <w:snapToGrid w:val="0"/>
        <w:spacing w:line="400" w:lineRule="exact"/>
        <w:ind w:firstLineChars="200" w:firstLine="480"/>
        <w:rPr>
          <w:rFonts w:ascii="宋体" w:hAnsi="宋体"/>
          <w:sz w:val="24"/>
          <w:szCs w:val="24"/>
        </w:rPr>
      </w:pPr>
      <w:r>
        <w:rPr>
          <w:rFonts w:ascii="宋体" w:hAnsi="宋体" w:hint="eastAsia"/>
          <w:sz w:val="24"/>
          <w:szCs w:val="24"/>
        </w:rPr>
        <w:t>经过几年的研究，</w:t>
      </w:r>
      <w:r w:rsidR="00C76448">
        <w:rPr>
          <w:rFonts w:ascii="宋体" w:hAnsi="宋体" w:hint="eastAsia"/>
          <w:sz w:val="24"/>
          <w:szCs w:val="24"/>
        </w:rPr>
        <w:t>区块链的</w:t>
      </w:r>
      <w:proofErr w:type="gramStart"/>
      <w:r w:rsidR="00C76448">
        <w:rPr>
          <w:rFonts w:ascii="宋体" w:hAnsi="宋体" w:hint="eastAsia"/>
          <w:sz w:val="24"/>
          <w:szCs w:val="24"/>
        </w:rPr>
        <w:t>跨链技术</w:t>
      </w:r>
      <w:proofErr w:type="gramEnd"/>
      <w:r>
        <w:rPr>
          <w:rFonts w:ascii="宋体" w:hAnsi="宋体" w:hint="eastAsia"/>
          <w:sz w:val="24"/>
          <w:szCs w:val="24"/>
        </w:rPr>
        <w:t>已经有了比较成熟的解决方案，目前主流的技术有公证人机制，侧链/中继模式和哈希锁定等方式</w:t>
      </w:r>
      <w:r w:rsidR="006F2A81">
        <w:rPr>
          <w:rFonts w:ascii="宋体" w:hAnsi="宋体" w:hint="eastAsia"/>
          <w:sz w:val="24"/>
          <w:szCs w:val="24"/>
        </w:rPr>
        <w:t>[</w:t>
      </w:r>
      <w:r w:rsidR="006F2A81">
        <w:rPr>
          <w:rFonts w:ascii="宋体" w:hAnsi="宋体"/>
          <w:sz w:val="24"/>
          <w:szCs w:val="24"/>
        </w:rPr>
        <w:t>31]</w:t>
      </w:r>
      <w:r>
        <w:rPr>
          <w:rFonts w:ascii="宋体" w:hAnsi="宋体" w:hint="eastAsia"/>
          <w:sz w:val="24"/>
          <w:szCs w:val="24"/>
        </w:rPr>
        <w:t>，可以用于实现区块链之间的资产互操作，解决价值孤岛的问题。</w:t>
      </w:r>
      <w:r w:rsidR="006F2A81">
        <w:rPr>
          <w:rFonts w:ascii="宋体" w:hAnsi="宋体" w:hint="eastAsia"/>
          <w:sz w:val="24"/>
          <w:szCs w:val="24"/>
        </w:rPr>
        <w:t>但是这些</w:t>
      </w:r>
      <w:proofErr w:type="gramStart"/>
      <w:r w:rsidR="006F2A81">
        <w:rPr>
          <w:rFonts w:ascii="宋体" w:hAnsi="宋体" w:hint="eastAsia"/>
          <w:sz w:val="24"/>
          <w:szCs w:val="24"/>
        </w:rPr>
        <w:t>跨链方案</w:t>
      </w:r>
      <w:proofErr w:type="gramEnd"/>
      <w:r w:rsidR="006F2A81">
        <w:rPr>
          <w:rFonts w:ascii="宋体" w:hAnsi="宋体" w:hint="eastAsia"/>
          <w:sz w:val="24"/>
          <w:szCs w:val="24"/>
        </w:rPr>
        <w:t>只关注</w:t>
      </w:r>
      <w:proofErr w:type="gramStart"/>
      <w:r w:rsidR="006F2A81">
        <w:rPr>
          <w:rFonts w:ascii="宋体" w:hAnsi="宋体" w:hint="eastAsia"/>
          <w:sz w:val="24"/>
          <w:szCs w:val="24"/>
        </w:rPr>
        <w:t>了跨链的</w:t>
      </w:r>
      <w:proofErr w:type="gramEnd"/>
      <w:r w:rsidR="006F2A81">
        <w:rPr>
          <w:rFonts w:ascii="宋体" w:hAnsi="宋体" w:hint="eastAsia"/>
          <w:sz w:val="24"/>
          <w:szCs w:val="24"/>
        </w:rPr>
        <w:t>资产交换问题，没有考虑到数据的交互问题，虽然解决的价值孤岛的问题，但数据孤岛和信息壁垒仍然存在，下一步需要考虑的是如何对不同链上的数据进行链接，</w:t>
      </w:r>
      <w:proofErr w:type="gramStart"/>
      <w:r w:rsidR="006F2A81">
        <w:rPr>
          <w:rFonts w:ascii="宋体" w:hAnsi="宋体" w:hint="eastAsia"/>
          <w:sz w:val="24"/>
          <w:szCs w:val="24"/>
        </w:rPr>
        <w:t>解决跨链检索</w:t>
      </w:r>
      <w:proofErr w:type="gramEnd"/>
      <w:r w:rsidR="006F2A81">
        <w:rPr>
          <w:rFonts w:ascii="宋体" w:hAnsi="宋体" w:hint="eastAsia"/>
          <w:sz w:val="24"/>
          <w:szCs w:val="24"/>
        </w:rPr>
        <w:t>的问题。武汉科技大学的任</w:t>
      </w:r>
      <w:r w:rsidR="00FF2349">
        <w:rPr>
          <w:rFonts w:ascii="宋体" w:hAnsi="宋体" w:hint="eastAsia"/>
          <w:sz w:val="24"/>
          <w:szCs w:val="24"/>
        </w:rPr>
        <w:t>惠[</w:t>
      </w:r>
      <w:r w:rsidR="00FF2349">
        <w:rPr>
          <w:rFonts w:ascii="宋体" w:hAnsi="宋体"/>
          <w:sz w:val="24"/>
          <w:szCs w:val="24"/>
        </w:rPr>
        <w:t>32]</w:t>
      </w:r>
      <w:r w:rsidR="00FF2349">
        <w:rPr>
          <w:rFonts w:ascii="宋体" w:hAnsi="宋体" w:hint="eastAsia"/>
          <w:sz w:val="24"/>
          <w:szCs w:val="24"/>
        </w:rPr>
        <w:t>等人提出了一种基于知识图谱的区块链语义知识共享机制，设计并实现了一种去中心化的全局知识查询方案，虽然没有提及“跨链”的概念，但为跨异构链的数据检索方案提供了参考。</w:t>
      </w:r>
    </w:p>
    <w:bookmarkEnd w:id="26"/>
    <w:p w14:paraId="228938EF" w14:textId="77777777" w:rsidR="00FB44E8" w:rsidRDefault="00FB44E8" w:rsidP="00FB44E8">
      <w:pPr>
        <w:ind w:firstLine="1"/>
        <w:rPr>
          <w:b/>
          <w:sz w:val="28"/>
        </w:rPr>
      </w:pPr>
      <w:r w:rsidRPr="00FB44E8">
        <w:rPr>
          <w:rFonts w:hint="eastAsia"/>
          <w:b/>
          <w:sz w:val="28"/>
        </w:rPr>
        <w:t xml:space="preserve">1.3 </w:t>
      </w:r>
      <w:bookmarkStart w:id="27" w:name="_Hlk66110345"/>
      <w:r w:rsidRPr="00FB44E8">
        <w:rPr>
          <w:rFonts w:hint="eastAsia"/>
          <w:b/>
          <w:sz w:val="28"/>
        </w:rPr>
        <w:t>本文</w:t>
      </w:r>
      <w:r w:rsidRPr="00FB44E8">
        <w:rPr>
          <w:b/>
          <w:sz w:val="28"/>
        </w:rPr>
        <w:t>研究内容及主要贡献</w:t>
      </w:r>
      <w:bookmarkEnd w:id="27"/>
    </w:p>
    <w:p w14:paraId="0559F2EF" w14:textId="77777777" w:rsidR="00FB44E8" w:rsidRDefault="009B14CB" w:rsidP="009B14CB">
      <w:pPr>
        <w:snapToGrid w:val="0"/>
        <w:spacing w:line="400" w:lineRule="exact"/>
        <w:ind w:firstLineChars="200" w:firstLine="480"/>
        <w:rPr>
          <w:rFonts w:ascii="宋体" w:hAnsi="宋体"/>
          <w:sz w:val="24"/>
          <w:szCs w:val="24"/>
        </w:rPr>
      </w:pPr>
      <w:bookmarkStart w:id="28" w:name="_Hlk66110372"/>
      <w:r w:rsidRPr="009B14CB">
        <w:rPr>
          <w:rFonts w:ascii="宋体" w:hAnsi="宋体" w:hint="eastAsia"/>
          <w:sz w:val="24"/>
          <w:szCs w:val="24"/>
        </w:rPr>
        <w:t>为了</w:t>
      </w:r>
      <w:r>
        <w:rPr>
          <w:rFonts w:ascii="宋体" w:hAnsi="宋体" w:hint="eastAsia"/>
          <w:sz w:val="24"/>
          <w:szCs w:val="24"/>
        </w:rPr>
        <w:t>解决</w:t>
      </w:r>
      <w:r>
        <w:rPr>
          <w:rFonts w:ascii="宋体" w:hAnsi="宋体"/>
          <w:sz w:val="24"/>
          <w:szCs w:val="24"/>
        </w:rPr>
        <w:t>目前区块链系统中存在的检索效率差，不支持复杂搜索的问题，本</w:t>
      </w:r>
      <w:r>
        <w:rPr>
          <w:rFonts w:ascii="宋体" w:hAnsi="宋体" w:hint="eastAsia"/>
          <w:sz w:val="24"/>
          <w:szCs w:val="24"/>
        </w:rPr>
        <w:t>毕业设计</w:t>
      </w:r>
      <w:r w:rsidRPr="009B14CB">
        <w:rPr>
          <w:rFonts w:ascii="宋体" w:hAnsi="宋体" w:hint="eastAsia"/>
          <w:sz w:val="24"/>
          <w:szCs w:val="24"/>
        </w:rPr>
        <w:t>重点分析现有区块链系统存储结构和索引方式中存在的问题，研究一种在区块链系统中进行快速搜索的方法，在实现对区块链系统中存储的数据进行快速搜索</w:t>
      </w:r>
      <w:r>
        <w:rPr>
          <w:rFonts w:ascii="宋体" w:hAnsi="宋体" w:hint="eastAsia"/>
          <w:sz w:val="24"/>
          <w:szCs w:val="24"/>
        </w:rPr>
        <w:t>的同时支持较为复杂的分析查询，同时保证查询结果的完整性和可靠性。同时</w:t>
      </w:r>
      <w:r>
        <w:rPr>
          <w:rFonts w:ascii="宋体" w:hAnsi="宋体"/>
          <w:sz w:val="24"/>
          <w:szCs w:val="24"/>
        </w:rPr>
        <w:t>，针对跨</w:t>
      </w:r>
      <w:r>
        <w:rPr>
          <w:rFonts w:ascii="宋体" w:hAnsi="宋体" w:hint="eastAsia"/>
          <w:sz w:val="24"/>
          <w:szCs w:val="24"/>
        </w:rPr>
        <w:t>区块链信息检索</w:t>
      </w:r>
      <w:r>
        <w:rPr>
          <w:rFonts w:ascii="宋体" w:hAnsi="宋体"/>
          <w:sz w:val="24"/>
          <w:szCs w:val="24"/>
        </w:rPr>
        <w:t>存在的问题，本</w:t>
      </w:r>
      <w:r>
        <w:rPr>
          <w:rFonts w:ascii="宋体" w:hAnsi="宋体" w:hint="eastAsia"/>
          <w:sz w:val="24"/>
          <w:szCs w:val="24"/>
        </w:rPr>
        <w:t>毕业设计</w:t>
      </w:r>
      <w:r>
        <w:rPr>
          <w:rFonts w:ascii="宋体" w:hAnsi="宋体"/>
          <w:sz w:val="24"/>
          <w:szCs w:val="24"/>
        </w:rPr>
        <w:t>在单链检索的研究基础上</w:t>
      </w:r>
      <w:r>
        <w:rPr>
          <w:rFonts w:ascii="宋体" w:hAnsi="宋体" w:hint="eastAsia"/>
          <w:sz w:val="24"/>
          <w:szCs w:val="24"/>
        </w:rPr>
        <w:t>研究对</w:t>
      </w:r>
      <w:r>
        <w:rPr>
          <w:rFonts w:ascii="宋体" w:hAnsi="宋体"/>
          <w:sz w:val="24"/>
          <w:szCs w:val="24"/>
        </w:rPr>
        <w:t>多条</w:t>
      </w:r>
      <w:proofErr w:type="gramStart"/>
      <w:r>
        <w:rPr>
          <w:rFonts w:ascii="宋体" w:hAnsi="宋体"/>
          <w:sz w:val="24"/>
          <w:szCs w:val="24"/>
        </w:rPr>
        <w:t>异构区</w:t>
      </w:r>
      <w:proofErr w:type="gramEnd"/>
      <w:r>
        <w:rPr>
          <w:rFonts w:ascii="宋体" w:hAnsi="宋体"/>
          <w:sz w:val="24"/>
          <w:szCs w:val="24"/>
        </w:rPr>
        <w:t>块链进行信息检索的方法，</w:t>
      </w:r>
      <w:r>
        <w:rPr>
          <w:rFonts w:ascii="宋体" w:hAnsi="宋体" w:hint="eastAsia"/>
          <w:sz w:val="24"/>
          <w:szCs w:val="24"/>
        </w:rPr>
        <w:t>提</w:t>
      </w:r>
      <w:r>
        <w:rPr>
          <w:rFonts w:ascii="宋体" w:hAnsi="宋体"/>
          <w:sz w:val="24"/>
          <w:szCs w:val="24"/>
        </w:rPr>
        <w:t>出了一种</w:t>
      </w:r>
      <w:r>
        <w:rPr>
          <w:rFonts w:ascii="宋体" w:hAnsi="宋体" w:hint="eastAsia"/>
          <w:sz w:val="24"/>
          <w:szCs w:val="24"/>
        </w:rPr>
        <w:t>支持</w:t>
      </w:r>
      <w:r>
        <w:rPr>
          <w:rFonts w:ascii="宋体" w:hAnsi="宋体"/>
          <w:sz w:val="24"/>
          <w:szCs w:val="24"/>
        </w:rPr>
        <w:t>多链的信息检索方案，并以知识图谱的</w:t>
      </w:r>
      <w:r>
        <w:rPr>
          <w:rFonts w:ascii="宋体" w:hAnsi="宋体" w:hint="eastAsia"/>
          <w:sz w:val="24"/>
          <w:szCs w:val="24"/>
        </w:rPr>
        <w:t>形式</w:t>
      </w:r>
      <w:r>
        <w:rPr>
          <w:rFonts w:ascii="宋体" w:hAnsi="宋体"/>
          <w:sz w:val="24"/>
          <w:szCs w:val="24"/>
        </w:rPr>
        <w:t>呈现给用户。</w:t>
      </w:r>
    </w:p>
    <w:p w14:paraId="66C96096" w14:textId="2F1F3450" w:rsidR="009B14CB" w:rsidRDefault="009B14CB" w:rsidP="009B14CB">
      <w:pPr>
        <w:snapToGrid w:val="0"/>
        <w:spacing w:line="400" w:lineRule="exact"/>
        <w:ind w:firstLineChars="200" w:firstLine="480"/>
        <w:rPr>
          <w:rFonts w:ascii="宋体" w:hAnsi="宋体"/>
          <w:sz w:val="24"/>
          <w:szCs w:val="24"/>
        </w:rPr>
      </w:pPr>
      <w:r>
        <w:rPr>
          <w:rFonts w:ascii="宋体" w:hAnsi="宋体" w:hint="eastAsia"/>
          <w:sz w:val="24"/>
          <w:szCs w:val="24"/>
        </w:rPr>
        <w:t>本文</w:t>
      </w:r>
      <w:r>
        <w:rPr>
          <w:rFonts w:ascii="宋体" w:hAnsi="宋体"/>
          <w:sz w:val="24"/>
          <w:szCs w:val="24"/>
        </w:rPr>
        <w:t>的主要内容和</w:t>
      </w:r>
      <w:r w:rsidR="00AF3CC0">
        <w:rPr>
          <w:rFonts w:ascii="宋体" w:hAnsi="宋体" w:hint="eastAsia"/>
          <w:sz w:val="24"/>
          <w:szCs w:val="24"/>
        </w:rPr>
        <w:t>贡献</w:t>
      </w:r>
      <w:r>
        <w:rPr>
          <w:rFonts w:ascii="宋体" w:hAnsi="宋体"/>
          <w:sz w:val="24"/>
          <w:szCs w:val="24"/>
        </w:rPr>
        <w:t>如下：</w:t>
      </w:r>
    </w:p>
    <w:p w14:paraId="568B494F" w14:textId="77777777" w:rsidR="009B14CB" w:rsidRDefault="009B14CB" w:rsidP="009B14CB">
      <w:pPr>
        <w:snapToGrid w:val="0"/>
        <w:spacing w:line="400" w:lineRule="exact"/>
        <w:ind w:firstLineChars="200" w:firstLine="480"/>
        <w:rPr>
          <w:rFonts w:ascii="宋体" w:hAnsi="宋体"/>
          <w:sz w:val="24"/>
          <w:szCs w:val="24"/>
        </w:rPr>
      </w:pPr>
      <w:r>
        <w:rPr>
          <w:rFonts w:ascii="宋体" w:hAnsi="宋体"/>
          <w:sz w:val="24"/>
          <w:szCs w:val="24"/>
        </w:rPr>
        <w:t>1.</w:t>
      </w:r>
      <w:r w:rsidR="00E95CDA" w:rsidRPr="00E95CDA">
        <w:rPr>
          <w:rFonts w:hint="eastAsia"/>
        </w:rPr>
        <w:t xml:space="preserve"> </w:t>
      </w:r>
      <w:r w:rsidR="00E95CDA" w:rsidRPr="00E95CDA">
        <w:rPr>
          <w:rFonts w:ascii="宋体" w:hAnsi="宋体" w:hint="eastAsia"/>
          <w:sz w:val="24"/>
          <w:szCs w:val="24"/>
        </w:rPr>
        <w:t>为了建立</w:t>
      </w:r>
      <w:proofErr w:type="gramStart"/>
      <w:r w:rsidR="00E95CDA" w:rsidRPr="00E95CDA">
        <w:rPr>
          <w:rFonts w:ascii="宋体" w:hAnsi="宋体" w:hint="eastAsia"/>
          <w:sz w:val="24"/>
          <w:szCs w:val="24"/>
        </w:rPr>
        <w:t>链下数据</w:t>
      </w:r>
      <w:proofErr w:type="gramEnd"/>
      <w:r w:rsidR="00E95CDA" w:rsidRPr="00E95CDA">
        <w:rPr>
          <w:rFonts w:ascii="宋体" w:hAnsi="宋体" w:hint="eastAsia"/>
          <w:sz w:val="24"/>
          <w:szCs w:val="24"/>
        </w:rPr>
        <w:t>和链上数据的协同映射关系,首先对</w:t>
      </w:r>
      <w:proofErr w:type="gramStart"/>
      <w:r w:rsidR="00E95CDA" w:rsidRPr="00E95CDA">
        <w:rPr>
          <w:rFonts w:ascii="宋体" w:hAnsi="宋体" w:hint="eastAsia"/>
          <w:sz w:val="24"/>
          <w:szCs w:val="24"/>
        </w:rPr>
        <w:t>链下信息</w:t>
      </w:r>
      <w:proofErr w:type="gramEnd"/>
      <w:r w:rsidR="00E95CDA" w:rsidRPr="00E95CDA">
        <w:rPr>
          <w:rFonts w:ascii="宋体" w:hAnsi="宋体" w:hint="eastAsia"/>
          <w:sz w:val="24"/>
          <w:szCs w:val="24"/>
        </w:rPr>
        <w:t>的语义信息进行提取，提出了一种改进的TF-IDF模型，称为去中心化语义提取算法,通</w:t>
      </w:r>
      <w:r w:rsidR="00E95CDA" w:rsidRPr="00E95CDA">
        <w:rPr>
          <w:rFonts w:ascii="宋体" w:hAnsi="宋体" w:hint="eastAsia"/>
          <w:sz w:val="24"/>
          <w:szCs w:val="24"/>
        </w:rPr>
        <w:lastRenderedPageBreak/>
        <w:t>过引入去中心化词频因子、词性因子和位置因子来提升语义特征提取的准确性，解决了传统关键字提取算法中缺乏语义理解的特点,并基于此构建了一个关键字的语义倒排索引,为链上索引结构的构建提供支撑；</w:t>
      </w:r>
    </w:p>
    <w:p w14:paraId="5EF095AD" w14:textId="77777777" w:rsidR="00876EB7" w:rsidRDefault="00E95CDA" w:rsidP="00876EB7">
      <w:pPr>
        <w:spacing w:line="400" w:lineRule="exact"/>
        <w:ind w:firstLineChars="200" w:firstLine="480"/>
        <w:rPr>
          <w:rFonts w:ascii="宋体" w:hAnsi="宋体"/>
          <w:bCs/>
          <w:sz w:val="24"/>
          <w:szCs w:val="24"/>
        </w:rPr>
      </w:pPr>
      <w:r w:rsidRPr="00E95CDA">
        <w:rPr>
          <w:rFonts w:ascii="宋体" w:hAnsi="宋体"/>
          <w:sz w:val="24"/>
          <w:szCs w:val="24"/>
        </w:rPr>
        <w:t xml:space="preserve">2. </w:t>
      </w:r>
      <w:r w:rsidR="00876EB7">
        <w:rPr>
          <w:rFonts w:ascii="宋体" w:hAnsi="宋体" w:hint="eastAsia"/>
          <w:bCs/>
          <w:sz w:val="24"/>
          <w:szCs w:val="24"/>
        </w:rPr>
        <w:t>在链上构建一个名为默克尔语义搜索树（</w:t>
      </w:r>
      <w:r w:rsidR="00876EB7">
        <w:rPr>
          <w:rFonts w:ascii="宋体" w:hAnsi="宋体"/>
          <w:bCs/>
          <w:sz w:val="24"/>
          <w:szCs w:val="24"/>
        </w:rPr>
        <w:t>MST</w:t>
      </w:r>
      <w:r w:rsidR="00876EB7">
        <w:rPr>
          <w:rFonts w:ascii="宋体" w:hAnsi="宋体" w:hint="eastAsia"/>
          <w:bCs/>
          <w:sz w:val="24"/>
          <w:szCs w:val="24"/>
        </w:rPr>
        <w:t>）的索引结构，</w:t>
      </w:r>
      <w:proofErr w:type="gramStart"/>
      <w:r w:rsidR="00876EB7">
        <w:rPr>
          <w:rFonts w:ascii="宋体" w:hAnsi="宋体" w:hint="eastAsia"/>
          <w:bCs/>
          <w:sz w:val="24"/>
          <w:szCs w:val="24"/>
        </w:rPr>
        <w:t>结合了默克</w:t>
      </w:r>
      <w:proofErr w:type="gramEnd"/>
      <w:r w:rsidR="00876EB7">
        <w:rPr>
          <w:rFonts w:ascii="宋体" w:hAnsi="宋体" w:hint="eastAsia"/>
          <w:bCs/>
          <w:sz w:val="24"/>
          <w:szCs w:val="24"/>
        </w:rPr>
        <w:t>尔树，帕特丽夏树，</w:t>
      </w:r>
      <w:r w:rsidR="00876EB7">
        <w:rPr>
          <w:rFonts w:ascii="宋体" w:hAnsi="宋体"/>
          <w:bCs/>
          <w:sz w:val="24"/>
          <w:szCs w:val="24"/>
        </w:rPr>
        <w:t>B</w:t>
      </w:r>
      <w:r w:rsidR="00876EB7">
        <w:rPr>
          <w:rFonts w:ascii="宋体" w:hAnsi="宋体" w:hint="eastAsia"/>
          <w:bCs/>
          <w:sz w:val="24"/>
          <w:szCs w:val="24"/>
        </w:rPr>
        <w:t>+树，哈希指针，A</w:t>
      </w:r>
      <w:r w:rsidR="00876EB7">
        <w:rPr>
          <w:rFonts w:ascii="宋体" w:hAnsi="宋体"/>
          <w:bCs/>
          <w:sz w:val="24"/>
          <w:szCs w:val="24"/>
        </w:rPr>
        <w:t>C</w:t>
      </w:r>
      <w:r w:rsidR="00876EB7">
        <w:rPr>
          <w:rFonts w:ascii="宋体" w:hAnsi="宋体" w:hint="eastAsia"/>
          <w:bCs/>
          <w:sz w:val="24"/>
          <w:szCs w:val="24"/>
        </w:rPr>
        <w:t>自动机等技术，利用该索引结构可以</w:t>
      </w:r>
      <w:proofErr w:type="gramStart"/>
      <w:r w:rsidR="00876EB7">
        <w:rPr>
          <w:rFonts w:ascii="宋体" w:hAnsi="宋体" w:hint="eastAsia"/>
          <w:bCs/>
          <w:sz w:val="24"/>
          <w:szCs w:val="24"/>
        </w:rPr>
        <w:t>对之前</w:t>
      </w:r>
      <w:proofErr w:type="gramEnd"/>
      <w:r w:rsidR="00876EB7">
        <w:rPr>
          <w:rFonts w:ascii="宋体" w:hAnsi="宋体" w:hint="eastAsia"/>
          <w:bCs/>
          <w:sz w:val="24"/>
          <w:szCs w:val="24"/>
        </w:rPr>
        <w:t>提取的</w:t>
      </w:r>
      <w:proofErr w:type="gramStart"/>
      <w:r w:rsidR="00876EB7">
        <w:rPr>
          <w:rFonts w:ascii="宋体" w:hAnsi="宋体" w:hint="eastAsia"/>
          <w:bCs/>
          <w:sz w:val="24"/>
          <w:szCs w:val="24"/>
        </w:rPr>
        <w:t>链下数据</w:t>
      </w:r>
      <w:proofErr w:type="gramEnd"/>
      <w:r w:rsidR="00876EB7">
        <w:rPr>
          <w:rFonts w:ascii="宋体" w:hAnsi="宋体" w:hint="eastAsia"/>
          <w:bCs/>
          <w:sz w:val="24"/>
          <w:szCs w:val="24"/>
        </w:rPr>
        <w:t>的语义信息和元数据进行多功能的复杂搜索操作，包括多关键字搜索，范围搜索，模糊查询等。由于区块链的追加性质，M</w:t>
      </w:r>
      <w:r w:rsidR="00876EB7">
        <w:rPr>
          <w:rFonts w:ascii="宋体" w:hAnsi="宋体"/>
          <w:bCs/>
          <w:sz w:val="24"/>
          <w:szCs w:val="24"/>
        </w:rPr>
        <w:t>ST</w:t>
      </w:r>
      <w:r w:rsidR="00876EB7">
        <w:rPr>
          <w:rFonts w:ascii="宋体" w:hAnsi="宋体" w:hint="eastAsia"/>
          <w:bCs/>
          <w:sz w:val="24"/>
          <w:szCs w:val="24"/>
        </w:rPr>
        <w:t>的结构是动态构建的，随着创世区块的生成而生成，并随着</w:t>
      </w:r>
      <w:proofErr w:type="gramStart"/>
      <w:r w:rsidR="00876EB7">
        <w:rPr>
          <w:rFonts w:ascii="宋体" w:hAnsi="宋体" w:hint="eastAsia"/>
          <w:bCs/>
          <w:sz w:val="24"/>
          <w:szCs w:val="24"/>
        </w:rPr>
        <w:t>新区快</w:t>
      </w:r>
      <w:proofErr w:type="gramEnd"/>
      <w:r w:rsidR="00876EB7">
        <w:rPr>
          <w:rFonts w:ascii="宋体" w:hAnsi="宋体" w:hint="eastAsia"/>
          <w:bCs/>
          <w:sz w:val="24"/>
          <w:szCs w:val="24"/>
        </w:rPr>
        <w:t>的生成而更新，整个操作由所有矿工通过共识机制来完成。针对不同的搜索功能采用了不同的技术手段实现，对于多关键字搜索，通过帕特丽夏树的前缀匹配和压缩特性来实现；B+</w:t>
      </w:r>
      <w:proofErr w:type="gramStart"/>
      <w:r w:rsidR="00876EB7">
        <w:rPr>
          <w:rFonts w:ascii="宋体" w:hAnsi="宋体" w:hint="eastAsia"/>
          <w:bCs/>
          <w:sz w:val="24"/>
          <w:szCs w:val="24"/>
        </w:rPr>
        <w:t>树用于</w:t>
      </w:r>
      <w:proofErr w:type="gramEnd"/>
      <w:r w:rsidR="00876EB7">
        <w:rPr>
          <w:rFonts w:ascii="宋体" w:hAnsi="宋体" w:hint="eastAsia"/>
          <w:bCs/>
          <w:sz w:val="24"/>
          <w:szCs w:val="24"/>
        </w:rPr>
        <w:t>实现范围搜索功能，针对模糊查询，设计并实现了一个基于A</w:t>
      </w:r>
      <w:r w:rsidR="00876EB7">
        <w:rPr>
          <w:rFonts w:ascii="宋体" w:hAnsi="宋体"/>
          <w:bCs/>
          <w:sz w:val="24"/>
          <w:szCs w:val="24"/>
        </w:rPr>
        <w:t>C</w:t>
      </w:r>
      <w:r w:rsidR="00876EB7">
        <w:rPr>
          <w:rFonts w:ascii="宋体" w:hAnsi="宋体" w:hint="eastAsia"/>
          <w:bCs/>
          <w:sz w:val="24"/>
          <w:szCs w:val="24"/>
        </w:rPr>
        <w:t>自动机的</w:t>
      </w:r>
      <w:proofErr w:type="gramStart"/>
      <w:r w:rsidR="00876EB7">
        <w:rPr>
          <w:rFonts w:ascii="宋体" w:hAnsi="宋体" w:hint="eastAsia"/>
          <w:bCs/>
          <w:sz w:val="24"/>
          <w:szCs w:val="24"/>
        </w:rPr>
        <w:t>模糊态多关键字</w:t>
      </w:r>
      <w:proofErr w:type="gramEnd"/>
      <w:r w:rsidR="00876EB7">
        <w:rPr>
          <w:rFonts w:ascii="宋体" w:hAnsi="宋体" w:hint="eastAsia"/>
          <w:bCs/>
          <w:sz w:val="24"/>
          <w:szCs w:val="24"/>
        </w:rPr>
        <w:t>匹配算法；</w:t>
      </w:r>
    </w:p>
    <w:p w14:paraId="38884E57" w14:textId="4963E255" w:rsidR="00E95CDA" w:rsidRDefault="00876EB7" w:rsidP="009B14CB">
      <w:pPr>
        <w:snapToGrid w:val="0"/>
        <w:spacing w:line="400" w:lineRule="exact"/>
        <w:ind w:firstLineChars="200" w:firstLine="480"/>
        <w:rPr>
          <w:rFonts w:ascii="宋体" w:hAnsi="宋体"/>
          <w:bCs/>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bCs/>
          <w:sz w:val="24"/>
          <w:szCs w:val="24"/>
        </w:rPr>
        <w:t>为了使得不包含所有账本信息的轻节点（瘦客户端）也可以对系统中的数据进行搜索和验证，设计一种代理查询的功能，即拥有所有账本信息的全节点</w:t>
      </w:r>
      <w:r w:rsidRPr="00212E1C">
        <w:rPr>
          <w:rFonts w:ascii="宋体" w:hAnsi="宋体" w:hint="eastAsia"/>
          <w:bCs/>
          <w:sz w:val="24"/>
          <w:szCs w:val="24"/>
        </w:rPr>
        <w:t>为</w:t>
      </w:r>
      <w:r>
        <w:rPr>
          <w:rFonts w:ascii="宋体" w:hAnsi="宋体" w:hint="eastAsia"/>
          <w:bCs/>
          <w:sz w:val="24"/>
          <w:szCs w:val="24"/>
        </w:rPr>
        <w:t>轻节点做代理查询和提供验证的操作。首先由轻节点发起查询请求，全节点接收到查询请求后在本地进行查询，然后将得到的查询结果和该查询结果在M</w:t>
      </w:r>
      <w:r>
        <w:rPr>
          <w:rFonts w:ascii="宋体" w:hAnsi="宋体"/>
          <w:bCs/>
          <w:sz w:val="24"/>
          <w:szCs w:val="24"/>
        </w:rPr>
        <w:t>ST</w:t>
      </w:r>
      <w:r>
        <w:rPr>
          <w:rFonts w:ascii="宋体" w:hAnsi="宋体" w:hint="eastAsia"/>
          <w:bCs/>
          <w:sz w:val="24"/>
          <w:szCs w:val="24"/>
        </w:rPr>
        <w:t>上对应的</w:t>
      </w:r>
      <w:proofErr w:type="spellStart"/>
      <w:r>
        <w:rPr>
          <w:rFonts w:ascii="宋体" w:hAnsi="宋体" w:hint="eastAsia"/>
          <w:bCs/>
          <w:sz w:val="24"/>
          <w:szCs w:val="24"/>
        </w:rPr>
        <w:t>m</w:t>
      </w:r>
      <w:r>
        <w:rPr>
          <w:rFonts w:ascii="宋体" w:hAnsi="宋体"/>
          <w:bCs/>
          <w:sz w:val="24"/>
          <w:szCs w:val="24"/>
        </w:rPr>
        <w:t>erkle</w:t>
      </w:r>
      <w:proofErr w:type="spellEnd"/>
      <w:r>
        <w:rPr>
          <w:rFonts w:ascii="宋体" w:hAnsi="宋体"/>
          <w:bCs/>
          <w:sz w:val="24"/>
          <w:szCs w:val="24"/>
        </w:rPr>
        <w:t xml:space="preserve"> proof</w:t>
      </w:r>
      <w:r>
        <w:rPr>
          <w:rFonts w:ascii="宋体" w:hAnsi="宋体" w:hint="eastAsia"/>
          <w:bCs/>
          <w:sz w:val="24"/>
          <w:szCs w:val="24"/>
        </w:rPr>
        <w:t>一起返回给轻节点，轻节点收到查询结果和</w:t>
      </w:r>
      <w:proofErr w:type="spellStart"/>
      <w:r>
        <w:rPr>
          <w:rFonts w:ascii="宋体" w:hAnsi="宋体" w:hint="eastAsia"/>
          <w:bCs/>
          <w:sz w:val="24"/>
          <w:szCs w:val="24"/>
        </w:rPr>
        <w:t>m</w:t>
      </w:r>
      <w:r>
        <w:rPr>
          <w:rFonts w:ascii="宋体" w:hAnsi="宋体"/>
          <w:bCs/>
          <w:sz w:val="24"/>
          <w:szCs w:val="24"/>
        </w:rPr>
        <w:t>erkle</w:t>
      </w:r>
      <w:proofErr w:type="spellEnd"/>
      <w:r>
        <w:rPr>
          <w:rFonts w:ascii="宋体" w:hAnsi="宋体"/>
          <w:bCs/>
          <w:sz w:val="24"/>
          <w:szCs w:val="24"/>
        </w:rPr>
        <w:t xml:space="preserve"> proof</w:t>
      </w:r>
      <w:r>
        <w:rPr>
          <w:rFonts w:ascii="宋体" w:hAnsi="宋体" w:hint="eastAsia"/>
          <w:bCs/>
          <w:sz w:val="24"/>
          <w:szCs w:val="24"/>
        </w:rPr>
        <w:t>后可以通过本地的区块链头部信息对查询结果进行验证。</w:t>
      </w:r>
    </w:p>
    <w:p w14:paraId="603235FF" w14:textId="67E2C934" w:rsidR="00FB44E8" w:rsidRPr="00FB44E8" w:rsidRDefault="00F126A1" w:rsidP="00051DC2">
      <w:pPr>
        <w:snapToGrid w:val="0"/>
        <w:spacing w:line="400" w:lineRule="exact"/>
        <w:ind w:firstLineChars="200" w:firstLine="480"/>
        <w:rPr>
          <w:rFonts w:ascii="宋体" w:hAnsi="宋体"/>
          <w:sz w:val="24"/>
          <w:szCs w:val="24"/>
        </w:rPr>
      </w:pPr>
      <w:r>
        <w:rPr>
          <w:rFonts w:ascii="宋体" w:hAnsi="宋体" w:hint="eastAsia"/>
          <w:bCs/>
          <w:sz w:val="24"/>
          <w:szCs w:val="24"/>
        </w:rPr>
        <w:t>4．为了</w:t>
      </w:r>
      <w:proofErr w:type="gramStart"/>
      <w:r>
        <w:rPr>
          <w:rFonts w:ascii="宋体" w:hAnsi="宋体" w:hint="eastAsia"/>
          <w:bCs/>
          <w:sz w:val="24"/>
          <w:szCs w:val="24"/>
        </w:rPr>
        <w:t>提供跨链检索</w:t>
      </w:r>
      <w:proofErr w:type="gramEnd"/>
      <w:r>
        <w:rPr>
          <w:rFonts w:ascii="宋体" w:hAnsi="宋体" w:hint="eastAsia"/>
          <w:bCs/>
          <w:sz w:val="24"/>
          <w:szCs w:val="24"/>
        </w:rPr>
        <w:t>的功能，</w:t>
      </w:r>
      <w:r w:rsidR="00FF2349">
        <w:rPr>
          <w:rFonts w:ascii="宋体" w:hAnsi="宋体" w:hint="eastAsia"/>
          <w:bCs/>
          <w:sz w:val="24"/>
          <w:szCs w:val="24"/>
        </w:rPr>
        <w:t>本文提出了一种基于R</w:t>
      </w:r>
      <w:r w:rsidR="00FF2349">
        <w:rPr>
          <w:rFonts w:ascii="宋体" w:hAnsi="宋体"/>
          <w:bCs/>
          <w:sz w:val="24"/>
          <w:szCs w:val="24"/>
        </w:rPr>
        <w:t>DF</w:t>
      </w:r>
      <w:r w:rsidR="00FF2349">
        <w:rPr>
          <w:rFonts w:ascii="宋体" w:hAnsi="宋体" w:hint="eastAsia"/>
          <w:bCs/>
          <w:sz w:val="24"/>
          <w:szCs w:val="24"/>
        </w:rPr>
        <w:t>的去中心化知识抽取方案，可以将</w:t>
      </w:r>
      <w:proofErr w:type="gramStart"/>
      <w:r w:rsidR="00FF2349">
        <w:rPr>
          <w:rFonts w:ascii="宋体" w:hAnsi="宋体" w:hint="eastAsia"/>
          <w:bCs/>
          <w:sz w:val="24"/>
          <w:szCs w:val="24"/>
        </w:rPr>
        <w:t>异构区</w:t>
      </w:r>
      <w:proofErr w:type="gramEnd"/>
      <w:r w:rsidR="00FF2349">
        <w:rPr>
          <w:rFonts w:ascii="宋体" w:hAnsi="宋体" w:hint="eastAsia"/>
          <w:bCs/>
          <w:sz w:val="24"/>
          <w:szCs w:val="24"/>
        </w:rPr>
        <w:t>块链中不同结构的数据抽取并整合成为</w:t>
      </w:r>
      <w:r w:rsidR="00556F07">
        <w:rPr>
          <w:rFonts w:ascii="宋体" w:hAnsi="宋体" w:hint="eastAsia"/>
          <w:bCs/>
          <w:sz w:val="24"/>
          <w:szCs w:val="24"/>
        </w:rPr>
        <w:t>实体三元组的形式；在不同的区块链间构建了一个全局</w:t>
      </w:r>
      <w:proofErr w:type="gramStart"/>
      <w:r w:rsidR="00556F07">
        <w:rPr>
          <w:rFonts w:ascii="宋体" w:hAnsi="宋体" w:hint="eastAsia"/>
          <w:bCs/>
          <w:sz w:val="24"/>
          <w:szCs w:val="24"/>
        </w:rPr>
        <w:t>的跨链索引</w:t>
      </w:r>
      <w:proofErr w:type="gramEnd"/>
      <w:r w:rsidR="00556F07">
        <w:rPr>
          <w:rFonts w:ascii="宋体" w:hAnsi="宋体" w:hint="eastAsia"/>
          <w:bCs/>
          <w:sz w:val="24"/>
          <w:szCs w:val="24"/>
        </w:rPr>
        <w:t>结构，并设计了配套的索引</w:t>
      </w:r>
      <w:proofErr w:type="gramStart"/>
      <w:r w:rsidR="00556F07">
        <w:rPr>
          <w:rFonts w:ascii="宋体" w:hAnsi="宋体" w:hint="eastAsia"/>
          <w:bCs/>
          <w:sz w:val="24"/>
          <w:szCs w:val="24"/>
        </w:rPr>
        <w:t>生成共识</w:t>
      </w:r>
      <w:proofErr w:type="gramEnd"/>
      <w:r w:rsidR="00556F07">
        <w:rPr>
          <w:rFonts w:ascii="宋体" w:hAnsi="宋体" w:hint="eastAsia"/>
          <w:bCs/>
          <w:sz w:val="24"/>
          <w:szCs w:val="24"/>
        </w:rPr>
        <w:t>方案；提供了</w:t>
      </w:r>
      <w:proofErr w:type="gramStart"/>
      <w:r w:rsidR="00556F07">
        <w:rPr>
          <w:rFonts w:ascii="宋体" w:hAnsi="宋体" w:hint="eastAsia"/>
          <w:bCs/>
          <w:sz w:val="24"/>
          <w:szCs w:val="24"/>
        </w:rPr>
        <w:t>跨链数据</w:t>
      </w:r>
      <w:proofErr w:type="gramEnd"/>
      <w:r w:rsidR="00556F07">
        <w:rPr>
          <w:rFonts w:ascii="宋体" w:hAnsi="宋体" w:hint="eastAsia"/>
          <w:bCs/>
          <w:sz w:val="24"/>
          <w:szCs w:val="24"/>
        </w:rPr>
        <w:t>查询的通用接口，并在此基础上开发了可视化的知识图谱结构，用户无需考虑底层具体的区块链结构，只需要输入对应的搜索需求，就可以查询到相关的结果。</w:t>
      </w:r>
    </w:p>
    <w:bookmarkEnd w:id="28"/>
    <w:p w14:paraId="014E620A" w14:textId="7D2DDD36" w:rsidR="00AF44AF" w:rsidRDefault="00783F08" w:rsidP="00AF44AF">
      <w:pPr>
        <w:rPr>
          <w:b/>
          <w:sz w:val="28"/>
        </w:rPr>
      </w:pPr>
      <w:r>
        <w:rPr>
          <w:rFonts w:hint="eastAsia"/>
          <w:b/>
          <w:sz w:val="28"/>
        </w:rPr>
        <w:t>1.4</w:t>
      </w:r>
      <w:r>
        <w:rPr>
          <w:b/>
          <w:sz w:val="28"/>
        </w:rPr>
        <w:t xml:space="preserve"> </w:t>
      </w:r>
      <w:r>
        <w:rPr>
          <w:rFonts w:hint="eastAsia"/>
          <w:b/>
          <w:sz w:val="28"/>
        </w:rPr>
        <w:t>本文</w:t>
      </w:r>
      <w:bookmarkStart w:id="29" w:name="_Hlk66110479"/>
      <w:r>
        <w:rPr>
          <w:rFonts w:hint="eastAsia"/>
          <w:b/>
          <w:sz w:val="28"/>
        </w:rPr>
        <w:t>内容组织结构</w:t>
      </w:r>
    </w:p>
    <w:p w14:paraId="638C4C23" w14:textId="5F4D91C2" w:rsidR="00783F08" w:rsidRPr="003C5D78" w:rsidRDefault="006C560C" w:rsidP="003C5D78">
      <w:pPr>
        <w:spacing w:line="400" w:lineRule="exact"/>
        <w:ind w:firstLineChars="200" w:firstLine="480"/>
        <w:rPr>
          <w:rFonts w:ascii="宋体" w:hAnsi="宋体"/>
          <w:sz w:val="24"/>
          <w:szCs w:val="24"/>
        </w:rPr>
      </w:pPr>
      <w:bookmarkStart w:id="30" w:name="_Hlk66110491"/>
      <w:bookmarkEnd w:id="29"/>
      <w:r w:rsidRPr="003C5D78">
        <w:rPr>
          <w:rFonts w:ascii="宋体" w:hAnsi="宋体" w:hint="eastAsia"/>
          <w:sz w:val="24"/>
          <w:szCs w:val="24"/>
        </w:rPr>
        <w:t>本文章节共分五章，组织结构如下：</w:t>
      </w:r>
    </w:p>
    <w:p w14:paraId="5E78E119" w14:textId="77777777" w:rsidR="003C5D78" w:rsidRPr="003C5D78" w:rsidRDefault="003C5D78" w:rsidP="003C5D78">
      <w:pPr>
        <w:spacing w:line="400" w:lineRule="exact"/>
        <w:ind w:firstLineChars="200" w:firstLine="480"/>
        <w:rPr>
          <w:rFonts w:ascii="宋体" w:hAnsi="宋体"/>
          <w:sz w:val="24"/>
          <w:szCs w:val="24"/>
        </w:rPr>
      </w:pPr>
      <w:r w:rsidRPr="003C5D78">
        <w:rPr>
          <w:rFonts w:ascii="宋体" w:hAnsi="宋体" w:hint="eastAsia"/>
          <w:sz w:val="24"/>
          <w:szCs w:val="24"/>
        </w:rPr>
        <w:t>第一章，介绍研究的背景和意义，对国内外的研究现状进行了整理和分析，针对当前的研究现状分析了在区块链数据共享系统中进行高效检索存在的问题和挑战，最后介绍了本文的主要研究内容及主要贡献。</w:t>
      </w:r>
    </w:p>
    <w:p w14:paraId="34876579" w14:textId="77777777" w:rsidR="003C5D78" w:rsidRPr="003C5D78" w:rsidRDefault="003C5D78" w:rsidP="003C5D78">
      <w:pPr>
        <w:spacing w:line="400" w:lineRule="exact"/>
        <w:ind w:firstLineChars="200" w:firstLine="480"/>
        <w:rPr>
          <w:rFonts w:ascii="宋体" w:hAnsi="宋体"/>
          <w:sz w:val="24"/>
          <w:szCs w:val="24"/>
        </w:rPr>
      </w:pPr>
      <w:r w:rsidRPr="003C5D78">
        <w:rPr>
          <w:rFonts w:ascii="宋体" w:hAnsi="宋体" w:hint="eastAsia"/>
          <w:sz w:val="24"/>
          <w:szCs w:val="24"/>
        </w:rPr>
        <w:t>第二章，介绍了本文研究课题中涉及到的重要理论基础和关键技术，主要包括区块链系统及其结构，例如区块链的存储系统、数据结构、查询技术</w:t>
      </w:r>
      <w:proofErr w:type="gramStart"/>
      <w:r w:rsidRPr="003C5D78">
        <w:rPr>
          <w:rFonts w:ascii="宋体" w:hAnsi="宋体" w:hint="eastAsia"/>
          <w:sz w:val="24"/>
          <w:szCs w:val="24"/>
        </w:rPr>
        <w:t>和跨链技术</w:t>
      </w:r>
      <w:proofErr w:type="gramEnd"/>
      <w:r w:rsidRPr="003C5D78">
        <w:rPr>
          <w:rFonts w:ascii="宋体" w:hAnsi="宋体" w:hint="eastAsia"/>
          <w:sz w:val="24"/>
          <w:szCs w:val="24"/>
        </w:rPr>
        <w:t>，以及传统的信息检索技术中使用的相关算法和数据模型。</w:t>
      </w:r>
    </w:p>
    <w:p w14:paraId="19AB4C88" w14:textId="77777777" w:rsidR="003C5D78" w:rsidRPr="003C5D78" w:rsidRDefault="003C5D78" w:rsidP="003C5D78">
      <w:pPr>
        <w:spacing w:line="400" w:lineRule="exact"/>
        <w:ind w:firstLineChars="200" w:firstLine="480"/>
        <w:rPr>
          <w:rFonts w:ascii="宋体" w:hAnsi="宋体"/>
          <w:sz w:val="24"/>
          <w:szCs w:val="24"/>
        </w:rPr>
      </w:pPr>
      <w:r w:rsidRPr="003C5D78">
        <w:rPr>
          <w:rFonts w:ascii="宋体" w:hAnsi="宋体" w:hint="eastAsia"/>
          <w:sz w:val="24"/>
          <w:szCs w:val="24"/>
        </w:rPr>
        <w:t>第三章，针对区块链数据共享系统中的信息检索问题提出了一种链上链下混合架构中的高效搜索方案。首先介绍了方案的系统设计和整体架构，对存在的问</w:t>
      </w:r>
      <w:r w:rsidRPr="003C5D78">
        <w:rPr>
          <w:rFonts w:ascii="宋体" w:hAnsi="宋体" w:hint="eastAsia"/>
          <w:sz w:val="24"/>
          <w:szCs w:val="24"/>
        </w:rPr>
        <w:lastRenderedPageBreak/>
        <w:t>题进行了定义并给出了系统需要体现的性能指标。然后对系统的整体工作流程进行了描述，将该方案中的系统整体上分为五个模块，前三个模块结合提供单链查询的功能，后两个模块在单链查询的基础上</w:t>
      </w:r>
      <w:proofErr w:type="gramStart"/>
      <w:r w:rsidRPr="003C5D78">
        <w:rPr>
          <w:rFonts w:ascii="宋体" w:hAnsi="宋体" w:hint="eastAsia"/>
          <w:sz w:val="24"/>
          <w:szCs w:val="24"/>
        </w:rPr>
        <w:t>提供跨链查询</w:t>
      </w:r>
      <w:proofErr w:type="gramEnd"/>
      <w:r w:rsidRPr="003C5D78">
        <w:rPr>
          <w:rFonts w:ascii="宋体" w:hAnsi="宋体" w:hint="eastAsia"/>
          <w:sz w:val="24"/>
          <w:szCs w:val="24"/>
        </w:rPr>
        <w:t>和知识图谱可视化的功能，单链检索</w:t>
      </w:r>
      <w:proofErr w:type="gramStart"/>
      <w:r w:rsidRPr="003C5D78">
        <w:rPr>
          <w:rFonts w:ascii="宋体" w:hAnsi="宋体" w:hint="eastAsia"/>
          <w:sz w:val="24"/>
          <w:szCs w:val="24"/>
        </w:rPr>
        <w:t>和跨链检索</w:t>
      </w:r>
      <w:proofErr w:type="gramEnd"/>
      <w:r w:rsidRPr="003C5D78">
        <w:rPr>
          <w:rFonts w:ascii="宋体" w:hAnsi="宋体" w:hint="eastAsia"/>
          <w:sz w:val="24"/>
          <w:szCs w:val="24"/>
        </w:rPr>
        <w:t>结合，共同完成了区块链数据共享系统中的高效检索方案。最后，对方案的可行性进行了具体分析，具体体现为检索效率的分析，并对方案的安全性进行了分析。</w:t>
      </w:r>
    </w:p>
    <w:p w14:paraId="32AB956E" w14:textId="20D25C2A" w:rsidR="003C5D78" w:rsidRPr="003C5D78" w:rsidRDefault="003C5D78" w:rsidP="003C5D78">
      <w:pPr>
        <w:spacing w:line="400" w:lineRule="exact"/>
        <w:ind w:firstLineChars="200" w:firstLine="480"/>
        <w:rPr>
          <w:rFonts w:ascii="宋体" w:hAnsi="宋体"/>
          <w:sz w:val="24"/>
          <w:szCs w:val="24"/>
        </w:rPr>
      </w:pPr>
      <w:r w:rsidRPr="003C5D78">
        <w:rPr>
          <w:rFonts w:ascii="宋体" w:hAnsi="宋体" w:hint="eastAsia"/>
          <w:sz w:val="24"/>
          <w:szCs w:val="24"/>
        </w:rPr>
        <w:t>第四章，介绍了本方案的实验设计与结果分析，实验设计将实验分为系统性能测试和对比试验测试，系统性能测试对方案的性能指标进行测试，通过调节参数对不同状态下系统的检索能力进行测试</w:t>
      </w:r>
      <w:r w:rsidR="00051DC2">
        <w:rPr>
          <w:rFonts w:ascii="宋体" w:hAnsi="宋体" w:hint="eastAsia"/>
          <w:sz w:val="24"/>
          <w:szCs w:val="24"/>
        </w:rPr>
        <w:t>，</w:t>
      </w:r>
      <w:r w:rsidRPr="003C5D78">
        <w:rPr>
          <w:rFonts w:ascii="宋体" w:hAnsi="宋体" w:hint="eastAsia"/>
          <w:sz w:val="24"/>
          <w:szCs w:val="24"/>
        </w:rPr>
        <w:t>对比试验通过将本文系统与国内外其他相关的检索系统进行检索能力对比，以体现本方案的效率优势。根据实验结果，验证了本文提出的链上链下混合架构中的高效检索方案在区块链数据共享系统中的有效性以及相较于其他方案在检索能力和开销成本上的优势。</w:t>
      </w:r>
    </w:p>
    <w:p w14:paraId="3DDDAC33" w14:textId="444E735D" w:rsidR="006C560C" w:rsidRDefault="003C5D78" w:rsidP="003C5D78">
      <w:pPr>
        <w:spacing w:line="400" w:lineRule="exact"/>
        <w:ind w:firstLineChars="200" w:firstLine="480"/>
        <w:rPr>
          <w:rFonts w:ascii="宋体" w:hAnsi="宋体"/>
          <w:sz w:val="24"/>
          <w:szCs w:val="24"/>
        </w:rPr>
      </w:pPr>
      <w:r w:rsidRPr="003C5D78">
        <w:rPr>
          <w:rFonts w:ascii="宋体" w:hAnsi="宋体" w:hint="eastAsia"/>
          <w:sz w:val="24"/>
          <w:szCs w:val="24"/>
        </w:rPr>
        <w:t>第五章，总结与展望，总结了文本研究课题的成果，分析了研究过程与工作中存在的不足和需要改进的地方，并对未来的研究目标进行了展望。</w:t>
      </w:r>
    </w:p>
    <w:bookmarkEnd w:id="30"/>
    <w:p w14:paraId="29F9AE70" w14:textId="77777777" w:rsidR="003C5D78" w:rsidRDefault="003C5D78" w:rsidP="003D7894">
      <w:pPr>
        <w:spacing w:line="400" w:lineRule="exact"/>
        <w:rPr>
          <w:rFonts w:ascii="宋体" w:hAnsi="宋体"/>
          <w:sz w:val="24"/>
          <w:szCs w:val="24"/>
        </w:rPr>
      </w:pPr>
    </w:p>
    <w:p w14:paraId="6AA5C6D7" w14:textId="2501815E" w:rsidR="003C5D78" w:rsidRPr="009C56DA" w:rsidRDefault="003C5D78" w:rsidP="003C5D78">
      <w:pPr>
        <w:jc w:val="center"/>
        <w:rPr>
          <w:b/>
          <w:sz w:val="32"/>
        </w:rPr>
      </w:pPr>
      <w:r w:rsidRPr="009C56DA">
        <w:rPr>
          <w:rFonts w:hint="eastAsia"/>
          <w:b/>
          <w:sz w:val="32"/>
        </w:rPr>
        <w:t>第</w:t>
      </w:r>
      <w:r>
        <w:rPr>
          <w:rFonts w:hint="eastAsia"/>
          <w:b/>
          <w:sz w:val="32"/>
        </w:rPr>
        <w:t>二</w:t>
      </w:r>
      <w:r w:rsidRPr="009C56DA">
        <w:rPr>
          <w:rFonts w:hint="eastAsia"/>
          <w:b/>
          <w:sz w:val="32"/>
        </w:rPr>
        <w:t>章</w:t>
      </w:r>
      <w:r w:rsidRPr="009C56DA">
        <w:rPr>
          <w:rFonts w:hint="eastAsia"/>
          <w:b/>
          <w:sz w:val="32"/>
        </w:rPr>
        <w:t xml:space="preserve"> </w:t>
      </w:r>
      <w:bookmarkStart w:id="31" w:name="_Hlk66111184"/>
      <w:r>
        <w:rPr>
          <w:rFonts w:hint="eastAsia"/>
          <w:b/>
          <w:sz w:val="32"/>
        </w:rPr>
        <w:t>相关理论与技术</w:t>
      </w:r>
    </w:p>
    <w:p w14:paraId="7E703E2E" w14:textId="7D43E256" w:rsidR="003C5D78" w:rsidRDefault="00464FF4" w:rsidP="00464FF4">
      <w:pPr>
        <w:spacing w:line="400" w:lineRule="exact"/>
        <w:ind w:firstLineChars="200" w:firstLine="480"/>
        <w:rPr>
          <w:rFonts w:ascii="宋体" w:hAnsi="宋体"/>
          <w:sz w:val="24"/>
          <w:szCs w:val="24"/>
        </w:rPr>
      </w:pPr>
      <w:bookmarkStart w:id="32" w:name="_Hlk66112328"/>
      <w:bookmarkEnd w:id="31"/>
      <w:r>
        <w:rPr>
          <w:rFonts w:ascii="宋体" w:hAnsi="宋体" w:hint="eastAsia"/>
          <w:sz w:val="24"/>
          <w:szCs w:val="24"/>
        </w:rPr>
        <w:t>本章重点介绍两个部分，第一部分为区块链系统中与信息检索相关的模块和技术，包括区块链存储系统、数据结构、区块链本身提供的查询技术，以及在不同区块链之间进行互操作</w:t>
      </w:r>
      <w:proofErr w:type="gramStart"/>
      <w:r>
        <w:rPr>
          <w:rFonts w:ascii="宋体" w:hAnsi="宋体" w:hint="eastAsia"/>
          <w:sz w:val="24"/>
          <w:szCs w:val="24"/>
        </w:rPr>
        <w:t>的跨链技术</w:t>
      </w:r>
      <w:proofErr w:type="gramEnd"/>
      <w:r>
        <w:rPr>
          <w:rFonts w:ascii="宋体" w:hAnsi="宋体" w:hint="eastAsia"/>
          <w:sz w:val="24"/>
          <w:szCs w:val="24"/>
        </w:rPr>
        <w:t>。第二部分介绍传统的信息检索技术，包括在搜索引擎、数据库、知识图谱中常用的相关算法和技术。</w:t>
      </w:r>
    </w:p>
    <w:bookmarkEnd w:id="32"/>
    <w:p w14:paraId="2B7200FE" w14:textId="3C075E12" w:rsidR="00464FF4" w:rsidRDefault="00464FF4" w:rsidP="00464FF4">
      <w:pPr>
        <w:rPr>
          <w:b/>
          <w:sz w:val="28"/>
        </w:rPr>
      </w:pPr>
      <w:r>
        <w:rPr>
          <w:rFonts w:hint="eastAsia"/>
          <w:b/>
          <w:sz w:val="28"/>
        </w:rPr>
        <w:t>2</w:t>
      </w:r>
      <w:r w:rsidRPr="009C56DA">
        <w:rPr>
          <w:rFonts w:hint="eastAsia"/>
          <w:b/>
          <w:sz w:val="28"/>
        </w:rPr>
        <w:t xml:space="preserve">.1 </w:t>
      </w:r>
      <w:bookmarkStart w:id="33" w:name="_Hlk66112353"/>
      <w:r>
        <w:rPr>
          <w:rFonts w:hint="eastAsia"/>
          <w:b/>
          <w:sz w:val="28"/>
        </w:rPr>
        <w:t>区块链系统和结构</w:t>
      </w:r>
      <w:bookmarkEnd w:id="33"/>
    </w:p>
    <w:p w14:paraId="46B0737F" w14:textId="19D73E50" w:rsidR="00CA62FC" w:rsidRPr="00CA62FC" w:rsidRDefault="00464FF4" w:rsidP="00CA62FC">
      <w:pPr>
        <w:spacing w:line="400" w:lineRule="exact"/>
        <w:ind w:firstLineChars="200" w:firstLine="480"/>
        <w:rPr>
          <w:rFonts w:ascii="宋体" w:hAnsi="宋体"/>
          <w:sz w:val="24"/>
          <w:szCs w:val="24"/>
        </w:rPr>
      </w:pPr>
      <w:bookmarkStart w:id="34" w:name="_Hlk66113624"/>
      <w:r w:rsidRPr="00464FF4">
        <w:rPr>
          <w:rFonts w:ascii="宋体" w:hAnsi="宋体" w:hint="eastAsia"/>
          <w:sz w:val="24"/>
          <w:szCs w:val="24"/>
        </w:rPr>
        <w:t>区块链</w:t>
      </w:r>
      <w:r w:rsidR="00CA62FC">
        <w:rPr>
          <w:rFonts w:ascii="宋体" w:hAnsi="宋体" w:hint="eastAsia"/>
          <w:sz w:val="24"/>
          <w:szCs w:val="24"/>
        </w:rPr>
        <w:t>是一种分布式账本技术，本质上是一组由互不信任的多个节点维护的只能追加(</w:t>
      </w:r>
      <w:r w:rsidR="00CA62FC">
        <w:rPr>
          <w:rFonts w:ascii="宋体" w:hAnsi="宋体"/>
          <w:sz w:val="24"/>
          <w:szCs w:val="24"/>
        </w:rPr>
        <w:t>append-only)</w:t>
      </w:r>
      <w:r w:rsidR="00CA62FC">
        <w:rPr>
          <w:rFonts w:ascii="宋体" w:hAnsi="宋体" w:hint="eastAsia"/>
          <w:sz w:val="24"/>
          <w:szCs w:val="24"/>
        </w:rPr>
        <w:t>的块链式数据结构,由于其去中心化和不可篡改的特性，经常被用做保护数据安全和可信的去中心化数据库。与传统的数据库不同，区块链的存储系统和数据结构都有自己独有的特点，本节将从</w:t>
      </w:r>
      <w:r w:rsidR="00BB463E">
        <w:rPr>
          <w:rFonts w:ascii="宋体" w:hAnsi="宋体" w:hint="eastAsia"/>
          <w:sz w:val="24"/>
          <w:szCs w:val="24"/>
        </w:rPr>
        <w:t>重点从</w:t>
      </w:r>
      <w:r w:rsidR="00CA62FC">
        <w:rPr>
          <w:rFonts w:ascii="宋体" w:hAnsi="宋体" w:hint="eastAsia"/>
          <w:sz w:val="24"/>
          <w:szCs w:val="24"/>
        </w:rPr>
        <w:t>存储系统和数据结构两方面来介绍区块链系统</w:t>
      </w:r>
      <w:r w:rsidR="00BB463E">
        <w:rPr>
          <w:rFonts w:ascii="宋体" w:hAnsi="宋体" w:hint="eastAsia"/>
          <w:sz w:val="24"/>
          <w:szCs w:val="24"/>
        </w:rPr>
        <w:t>，并介绍区块链中已有的查询技术</w:t>
      </w:r>
      <w:proofErr w:type="gramStart"/>
      <w:r w:rsidR="00BB463E">
        <w:rPr>
          <w:rFonts w:ascii="宋体" w:hAnsi="宋体" w:hint="eastAsia"/>
          <w:sz w:val="24"/>
          <w:szCs w:val="24"/>
        </w:rPr>
        <w:t>和跨链技术</w:t>
      </w:r>
      <w:proofErr w:type="gramEnd"/>
      <w:r w:rsidR="00CA62FC">
        <w:rPr>
          <w:rFonts w:ascii="宋体" w:hAnsi="宋体" w:hint="eastAsia"/>
          <w:sz w:val="24"/>
          <w:szCs w:val="24"/>
        </w:rPr>
        <w:t>。</w:t>
      </w:r>
    </w:p>
    <w:bookmarkEnd w:id="34"/>
    <w:p w14:paraId="7892F4F8" w14:textId="51377445" w:rsidR="00BD7045" w:rsidRDefault="00BD7045" w:rsidP="00BD7045">
      <w:pPr>
        <w:spacing w:line="400" w:lineRule="exact"/>
        <w:rPr>
          <w:rFonts w:ascii="宋体" w:hAnsi="宋体"/>
          <w:b/>
          <w:bCs/>
          <w:sz w:val="24"/>
          <w:szCs w:val="24"/>
        </w:rPr>
      </w:pPr>
      <w:r w:rsidRPr="00BD7045">
        <w:rPr>
          <w:rFonts w:ascii="宋体" w:hAnsi="宋体" w:hint="eastAsia"/>
          <w:b/>
          <w:bCs/>
          <w:sz w:val="24"/>
          <w:szCs w:val="24"/>
        </w:rPr>
        <w:t>2.1.1</w:t>
      </w:r>
      <w:r>
        <w:rPr>
          <w:rFonts w:ascii="宋体" w:hAnsi="宋体"/>
          <w:b/>
          <w:bCs/>
          <w:sz w:val="24"/>
          <w:szCs w:val="24"/>
        </w:rPr>
        <w:t xml:space="preserve"> </w:t>
      </w:r>
      <w:bookmarkStart w:id="35" w:name="_Hlk66113652"/>
      <w:r>
        <w:rPr>
          <w:rFonts w:ascii="宋体" w:hAnsi="宋体" w:hint="eastAsia"/>
          <w:b/>
          <w:bCs/>
          <w:sz w:val="24"/>
          <w:szCs w:val="24"/>
        </w:rPr>
        <w:t>区块链存储系统</w:t>
      </w:r>
      <w:bookmarkEnd w:id="35"/>
    </w:p>
    <w:p w14:paraId="0248CE6F" w14:textId="77777777" w:rsidR="0096546A" w:rsidRPr="0096546A" w:rsidRDefault="0096546A" w:rsidP="0096546A">
      <w:pPr>
        <w:spacing w:line="400" w:lineRule="exact"/>
        <w:ind w:firstLineChars="200" w:firstLine="480"/>
        <w:rPr>
          <w:rFonts w:ascii="宋体" w:hAnsi="宋体"/>
          <w:sz w:val="24"/>
          <w:szCs w:val="24"/>
        </w:rPr>
      </w:pPr>
      <w:bookmarkStart w:id="36" w:name="_Hlk66113664"/>
      <w:r w:rsidRPr="0096546A">
        <w:rPr>
          <w:rFonts w:ascii="宋体" w:hAnsi="宋体" w:hint="eastAsia"/>
          <w:sz w:val="24"/>
          <w:szCs w:val="24"/>
        </w:rPr>
        <w:t>在区块链系统中，存储的数据并不是底层的原始数据，底层数据往往是带有一定格式的交易数据，这些数据一般不会以明文的形式存储到区块链上，需要经过散列(</w:t>
      </w:r>
      <w:r w:rsidRPr="0096546A">
        <w:rPr>
          <w:rFonts w:ascii="宋体" w:hAnsi="宋体"/>
          <w:sz w:val="24"/>
          <w:szCs w:val="24"/>
        </w:rPr>
        <w:t>hash)</w:t>
      </w:r>
      <w:r w:rsidRPr="0096546A">
        <w:rPr>
          <w:rFonts w:ascii="宋体" w:hAnsi="宋体" w:hint="eastAsia"/>
          <w:sz w:val="24"/>
          <w:szCs w:val="24"/>
        </w:rPr>
        <w:t>运算，将得到的哈希值上链，比如比特</w:t>
      </w:r>
      <w:proofErr w:type="gramStart"/>
      <w:r w:rsidRPr="0096546A">
        <w:rPr>
          <w:rFonts w:ascii="宋体" w:hAnsi="宋体" w:hint="eastAsia"/>
          <w:sz w:val="24"/>
          <w:szCs w:val="24"/>
        </w:rPr>
        <w:t>币采用</w:t>
      </w:r>
      <w:proofErr w:type="gramEnd"/>
      <w:r w:rsidRPr="0096546A">
        <w:rPr>
          <w:rFonts w:ascii="宋体" w:hAnsi="宋体" w:hint="eastAsia"/>
          <w:sz w:val="24"/>
          <w:szCs w:val="24"/>
        </w:rPr>
        <w:t>双sha256散列函数[17</w:t>
      </w:r>
      <w:r w:rsidRPr="0096546A">
        <w:rPr>
          <w:rFonts w:ascii="宋体" w:hAnsi="宋体"/>
          <w:sz w:val="24"/>
          <w:szCs w:val="24"/>
        </w:rPr>
        <w:t>]</w:t>
      </w:r>
      <w:r w:rsidRPr="0096546A">
        <w:rPr>
          <w:rFonts w:ascii="宋体" w:hAnsi="宋体" w:hint="eastAsia"/>
          <w:sz w:val="24"/>
          <w:szCs w:val="24"/>
        </w:rPr>
        <w:t>，可以将任意长度的原始交易记录存进区块。大多数区块链系统底层采用的是key-value数据库，通过牺牲读性能来换取写性能的提高，像是比特币和以太坊，使用</w:t>
      </w:r>
      <w:proofErr w:type="spellStart"/>
      <w:r w:rsidRPr="0096546A">
        <w:rPr>
          <w:rFonts w:ascii="宋体" w:hAnsi="宋体" w:hint="eastAsia"/>
          <w:sz w:val="24"/>
          <w:szCs w:val="24"/>
        </w:rPr>
        <w:t>l</w:t>
      </w:r>
      <w:r w:rsidRPr="0096546A">
        <w:rPr>
          <w:rFonts w:ascii="宋体" w:hAnsi="宋体"/>
          <w:sz w:val="24"/>
          <w:szCs w:val="24"/>
        </w:rPr>
        <w:t>evelDB</w:t>
      </w:r>
      <w:proofErr w:type="spellEnd"/>
      <w:r w:rsidRPr="0096546A">
        <w:rPr>
          <w:rFonts w:ascii="宋体" w:hAnsi="宋体" w:hint="eastAsia"/>
          <w:sz w:val="24"/>
          <w:szCs w:val="24"/>
        </w:rPr>
        <w:t>数据库[23]，</w:t>
      </w:r>
      <w:proofErr w:type="spellStart"/>
      <w:r w:rsidRPr="0096546A">
        <w:rPr>
          <w:rFonts w:ascii="宋体" w:hAnsi="宋体"/>
          <w:sz w:val="24"/>
          <w:szCs w:val="24"/>
        </w:rPr>
        <w:t>hyperledger</w:t>
      </w:r>
      <w:proofErr w:type="spellEnd"/>
      <w:r w:rsidRPr="0096546A">
        <w:rPr>
          <w:rFonts w:ascii="宋体" w:hAnsi="宋体"/>
          <w:sz w:val="24"/>
          <w:szCs w:val="24"/>
        </w:rPr>
        <w:t xml:space="preserve"> fabric</w:t>
      </w:r>
      <w:r w:rsidRPr="0096546A">
        <w:rPr>
          <w:rFonts w:ascii="宋体" w:hAnsi="宋体" w:hint="eastAsia"/>
          <w:sz w:val="24"/>
          <w:szCs w:val="24"/>
        </w:rPr>
        <w:t>使用</w:t>
      </w:r>
      <w:proofErr w:type="spellStart"/>
      <w:r w:rsidRPr="0096546A">
        <w:rPr>
          <w:rFonts w:ascii="宋体" w:hAnsi="宋体" w:hint="eastAsia"/>
          <w:sz w:val="24"/>
          <w:szCs w:val="24"/>
        </w:rPr>
        <w:t>l</w:t>
      </w:r>
      <w:r w:rsidRPr="0096546A">
        <w:rPr>
          <w:rFonts w:ascii="宋体" w:hAnsi="宋体"/>
          <w:sz w:val="24"/>
          <w:szCs w:val="24"/>
        </w:rPr>
        <w:t>evelDB</w:t>
      </w:r>
      <w:proofErr w:type="spellEnd"/>
      <w:r w:rsidRPr="0096546A">
        <w:rPr>
          <w:rFonts w:ascii="宋体" w:hAnsi="宋体" w:hint="eastAsia"/>
          <w:sz w:val="24"/>
          <w:szCs w:val="24"/>
        </w:rPr>
        <w:t>和</w:t>
      </w:r>
      <w:proofErr w:type="spellStart"/>
      <w:r w:rsidRPr="0096546A">
        <w:rPr>
          <w:rFonts w:ascii="宋体" w:hAnsi="宋体" w:hint="eastAsia"/>
          <w:sz w:val="24"/>
          <w:szCs w:val="24"/>
        </w:rPr>
        <w:t>c</w:t>
      </w:r>
      <w:r w:rsidRPr="0096546A">
        <w:rPr>
          <w:rFonts w:ascii="宋体" w:hAnsi="宋体"/>
          <w:sz w:val="24"/>
          <w:szCs w:val="24"/>
        </w:rPr>
        <w:t>ouchDB</w:t>
      </w:r>
      <w:proofErr w:type="spellEnd"/>
      <w:r w:rsidRPr="0096546A">
        <w:rPr>
          <w:rFonts w:ascii="宋体" w:hAnsi="宋体" w:hint="eastAsia"/>
          <w:sz w:val="24"/>
          <w:szCs w:val="24"/>
        </w:rPr>
        <w:t>结</w:t>
      </w:r>
      <w:r w:rsidRPr="0096546A">
        <w:rPr>
          <w:rFonts w:ascii="宋体" w:hAnsi="宋体" w:hint="eastAsia"/>
          <w:sz w:val="24"/>
          <w:szCs w:val="24"/>
        </w:rPr>
        <w:lastRenderedPageBreak/>
        <w:t>合的方式[7</w:t>
      </w:r>
      <w:r w:rsidRPr="0096546A">
        <w:rPr>
          <w:rFonts w:ascii="宋体" w:hAnsi="宋体"/>
          <w:sz w:val="24"/>
          <w:szCs w:val="24"/>
        </w:rPr>
        <w:t>]</w:t>
      </w:r>
      <w:r w:rsidRPr="0096546A">
        <w:rPr>
          <w:rFonts w:ascii="宋体" w:hAnsi="宋体" w:hint="eastAsia"/>
          <w:sz w:val="24"/>
          <w:szCs w:val="24"/>
        </w:rPr>
        <w:t>。</w:t>
      </w:r>
      <w:bookmarkStart w:id="37" w:name="_Hlk66096572"/>
      <w:r w:rsidRPr="0096546A">
        <w:rPr>
          <w:rFonts w:ascii="宋体" w:hAnsi="宋体" w:hint="eastAsia"/>
          <w:sz w:val="24"/>
          <w:szCs w:val="24"/>
        </w:rPr>
        <w:t>而随着区块链中数据的增加，对链上数据的搜索需求已经逐渐体现了出来，key-value</w:t>
      </w:r>
      <w:commentRangeStart w:id="38"/>
      <w:r w:rsidRPr="0096546A">
        <w:rPr>
          <w:rFonts w:ascii="宋体" w:hAnsi="宋体" w:hint="eastAsia"/>
          <w:sz w:val="24"/>
          <w:szCs w:val="24"/>
        </w:rPr>
        <w:t>数据库的快速写入优势无法体现，而读取效率低已经成为限制区块链搜索功能发展的瓶颈。</w:t>
      </w:r>
      <w:commentRangeEnd w:id="38"/>
      <w:r w:rsidR="009360D0">
        <w:rPr>
          <w:rStyle w:val="af"/>
        </w:rPr>
        <w:commentReference w:id="38"/>
      </w:r>
      <w:bookmarkEnd w:id="37"/>
    </w:p>
    <w:p w14:paraId="3E241F10" w14:textId="29FABD98" w:rsidR="0096546A" w:rsidRDefault="0096546A" w:rsidP="0096546A">
      <w:pPr>
        <w:spacing w:line="400" w:lineRule="exact"/>
        <w:ind w:firstLineChars="200" w:firstLine="480"/>
        <w:rPr>
          <w:rFonts w:ascii="宋体" w:hAnsi="宋体"/>
          <w:sz w:val="24"/>
          <w:szCs w:val="24"/>
        </w:rPr>
      </w:pPr>
      <w:r w:rsidRPr="0096546A">
        <w:rPr>
          <w:rFonts w:ascii="宋体" w:hAnsi="宋体" w:hint="eastAsia"/>
          <w:sz w:val="24"/>
          <w:szCs w:val="24"/>
        </w:rPr>
        <w:t>链上</w:t>
      </w:r>
      <w:r w:rsidRPr="0096546A">
        <w:rPr>
          <w:rFonts w:ascii="宋体" w:hAnsi="宋体"/>
          <w:sz w:val="24"/>
          <w:szCs w:val="24"/>
        </w:rPr>
        <w:t>和</w:t>
      </w:r>
      <w:proofErr w:type="gramStart"/>
      <w:r w:rsidRPr="0096546A">
        <w:rPr>
          <w:rFonts w:ascii="宋体" w:hAnsi="宋体"/>
          <w:sz w:val="24"/>
          <w:szCs w:val="24"/>
        </w:rPr>
        <w:t>链下</w:t>
      </w:r>
      <w:proofErr w:type="gramEnd"/>
      <w:r w:rsidRPr="0096546A">
        <w:rPr>
          <w:rFonts w:ascii="宋体" w:hAnsi="宋体" w:hint="eastAsia"/>
          <w:sz w:val="24"/>
          <w:szCs w:val="24"/>
        </w:rPr>
        <w:t>混合存储</w:t>
      </w:r>
      <w:proofErr w:type="gramStart"/>
      <w:r w:rsidRPr="0096546A">
        <w:rPr>
          <w:rFonts w:ascii="宋体" w:hAnsi="宋体"/>
          <w:sz w:val="24"/>
          <w:szCs w:val="24"/>
        </w:rPr>
        <w:t>架构</w:t>
      </w:r>
      <w:r w:rsidRPr="0096546A">
        <w:rPr>
          <w:rFonts w:ascii="宋体" w:hAnsi="宋体" w:hint="eastAsia"/>
          <w:sz w:val="24"/>
          <w:szCs w:val="24"/>
        </w:rPr>
        <w:t>架构</w:t>
      </w:r>
      <w:proofErr w:type="gramEnd"/>
      <w:r w:rsidRPr="0096546A">
        <w:rPr>
          <w:rFonts w:ascii="宋体" w:hAnsi="宋体" w:hint="eastAsia"/>
          <w:sz w:val="24"/>
          <w:szCs w:val="24"/>
        </w:rPr>
        <w:t>作为</w:t>
      </w:r>
      <w:proofErr w:type="gramStart"/>
      <w:r w:rsidRPr="0096546A">
        <w:rPr>
          <w:rFonts w:ascii="宋体" w:hAnsi="宋体"/>
          <w:sz w:val="24"/>
          <w:szCs w:val="24"/>
        </w:rPr>
        <w:t>提高区</w:t>
      </w:r>
      <w:proofErr w:type="gramEnd"/>
      <w:r w:rsidRPr="0096546A">
        <w:rPr>
          <w:rFonts w:ascii="宋体" w:hAnsi="宋体"/>
          <w:sz w:val="24"/>
          <w:szCs w:val="24"/>
        </w:rPr>
        <w:t>块链系统</w:t>
      </w:r>
      <w:r w:rsidRPr="0096546A">
        <w:rPr>
          <w:rFonts w:ascii="宋体" w:hAnsi="宋体" w:hint="eastAsia"/>
          <w:sz w:val="24"/>
          <w:szCs w:val="24"/>
        </w:rPr>
        <w:t>扩展性</w:t>
      </w:r>
      <w:r w:rsidRPr="0096546A">
        <w:rPr>
          <w:rFonts w:ascii="宋体" w:hAnsi="宋体"/>
          <w:sz w:val="24"/>
          <w:szCs w:val="24"/>
        </w:rPr>
        <w:t>的有效方法,</w:t>
      </w:r>
      <w:r w:rsidRPr="0096546A">
        <w:rPr>
          <w:rFonts w:ascii="宋体" w:hAnsi="宋体" w:hint="eastAsia"/>
          <w:sz w:val="24"/>
          <w:szCs w:val="24"/>
        </w:rPr>
        <w:t>已经提出</w:t>
      </w:r>
      <w:r w:rsidRPr="0096546A">
        <w:rPr>
          <w:rFonts w:ascii="宋体" w:hAnsi="宋体"/>
          <w:sz w:val="24"/>
          <w:szCs w:val="24"/>
        </w:rPr>
        <w:t>了一些方案，</w:t>
      </w:r>
      <w:r w:rsidRPr="0096546A">
        <w:rPr>
          <w:rFonts w:ascii="宋体" w:hAnsi="宋体" w:hint="eastAsia"/>
          <w:sz w:val="24"/>
          <w:szCs w:val="24"/>
        </w:rPr>
        <w:t>主要的</w:t>
      </w:r>
      <w:r w:rsidRPr="0096546A">
        <w:rPr>
          <w:rFonts w:ascii="宋体" w:hAnsi="宋体"/>
          <w:sz w:val="24"/>
          <w:szCs w:val="24"/>
        </w:rPr>
        <w:t>做法是</w:t>
      </w:r>
      <w:r w:rsidRPr="0096546A">
        <w:rPr>
          <w:rFonts w:ascii="宋体" w:hAnsi="宋体" w:hint="eastAsia"/>
          <w:sz w:val="24"/>
          <w:szCs w:val="24"/>
        </w:rPr>
        <w:t>将</w:t>
      </w:r>
      <w:r w:rsidRPr="0096546A">
        <w:rPr>
          <w:rFonts w:ascii="宋体" w:hAnsi="宋体"/>
          <w:sz w:val="24"/>
          <w:szCs w:val="24"/>
        </w:rPr>
        <w:t>大部分数据</w:t>
      </w:r>
      <w:proofErr w:type="gramStart"/>
      <w:r w:rsidRPr="0096546A">
        <w:rPr>
          <w:rFonts w:ascii="宋体" w:hAnsi="宋体"/>
          <w:sz w:val="24"/>
          <w:szCs w:val="24"/>
        </w:rPr>
        <w:t>存在链下</w:t>
      </w:r>
      <w:r w:rsidRPr="0096546A">
        <w:rPr>
          <w:rFonts w:ascii="宋体" w:hAnsi="宋体" w:hint="eastAsia"/>
          <w:sz w:val="24"/>
          <w:szCs w:val="24"/>
        </w:rPr>
        <w:t>的</w:t>
      </w:r>
      <w:proofErr w:type="gramEnd"/>
      <w:r w:rsidRPr="0096546A">
        <w:rPr>
          <w:rFonts w:ascii="宋体" w:hAnsi="宋体"/>
          <w:sz w:val="24"/>
          <w:szCs w:val="24"/>
        </w:rPr>
        <w:t>分布式对等网络中，</w:t>
      </w:r>
      <w:r w:rsidRPr="0096546A">
        <w:rPr>
          <w:rFonts w:ascii="宋体" w:hAnsi="宋体" w:hint="eastAsia"/>
          <w:sz w:val="24"/>
          <w:szCs w:val="24"/>
        </w:rPr>
        <w:t>例如</w:t>
      </w:r>
      <w:proofErr w:type="spellStart"/>
      <w:r w:rsidRPr="0096546A">
        <w:rPr>
          <w:rFonts w:ascii="宋体" w:hAnsi="宋体" w:hint="eastAsia"/>
          <w:sz w:val="24"/>
          <w:szCs w:val="24"/>
        </w:rPr>
        <w:t>Bittorrent</w:t>
      </w:r>
      <w:proofErr w:type="spellEnd"/>
      <w:r w:rsidRPr="0096546A">
        <w:rPr>
          <w:rFonts w:ascii="宋体" w:hAnsi="宋体" w:hint="eastAsia"/>
          <w:sz w:val="24"/>
          <w:szCs w:val="24"/>
        </w:rPr>
        <w:t>网络[19</w:t>
      </w:r>
      <w:r w:rsidRPr="0096546A">
        <w:rPr>
          <w:rFonts w:ascii="宋体" w:hAnsi="宋体"/>
          <w:sz w:val="24"/>
          <w:szCs w:val="24"/>
        </w:rPr>
        <w:t>]</w:t>
      </w:r>
      <w:r w:rsidRPr="0096546A">
        <w:rPr>
          <w:rFonts w:ascii="宋体" w:hAnsi="宋体" w:hint="eastAsia"/>
          <w:sz w:val="24"/>
          <w:szCs w:val="24"/>
        </w:rPr>
        <w:t>和</w:t>
      </w:r>
      <w:proofErr w:type="spellStart"/>
      <w:r w:rsidRPr="0096546A">
        <w:rPr>
          <w:rFonts w:ascii="宋体" w:hAnsi="宋体" w:hint="eastAsia"/>
          <w:sz w:val="24"/>
          <w:szCs w:val="24"/>
        </w:rPr>
        <w:t>Ipfs</w:t>
      </w:r>
      <w:proofErr w:type="spellEnd"/>
      <w:r w:rsidRPr="0096546A">
        <w:rPr>
          <w:rFonts w:ascii="宋体" w:hAnsi="宋体" w:hint="eastAsia"/>
          <w:sz w:val="24"/>
          <w:szCs w:val="24"/>
        </w:rPr>
        <w:t>网络</w:t>
      </w:r>
      <w:r w:rsidRPr="0096546A">
        <w:rPr>
          <w:rFonts w:ascii="宋体" w:hAnsi="宋体"/>
          <w:sz w:val="24"/>
          <w:szCs w:val="24"/>
        </w:rPr>
        <w:t>[</w:t>
      </w:r>
      <w:r w:rsidRPr="0096546A">
        <w:rPr>
          <w:rFonts w:ascii="宋体" w:hAnsi="宋体" w:hint="eastAsia"/>
          <w:sz w:val="24"/>
          <w:szCs w:val="24"/>
        </w:rPr>
        <w:t>20</w:t>
      </w:r>
      <w:r w:rsidRPr="0096546A">
        <w:rPr>
          <w:rFonts w:ascii="宋体" w:hAnsi="宋体"/>
          <w:sz w:val="24"/>
          <w:szCs w:val="24"/>
        </w:rPr>
        <w:t>]</w:t>
      </w:r>
      <w:r w:rsidRPr="0096546A">
        <w:rPr>
          <w:rFonts w:ascii="宋体" w:hAnsi="宋体" w:hint="eastAsia"/>
          <w:sz w:val="24"/>
          <w:szCs w:val="24"/>
        </w:rPr>
        <w:t>，然后将</w:t>
      </w:r>
      <w:r w:rsidRPr="0096546A">
        <w:rPr>
          <w:rFonts w:ascii="宋体" w:hAnsi="宋体"/>
          <w:sz w:val="24"/>
          <w:szCs w:val="24"/>
        </w:rPr>
        <w:t>数据的</w:t>
      </w:r>
      <w:r w:rsidRPr="0096546A">
        <w:rPr>
          <w:rFonts w:ascii="宋体" w:hAnsi="宋体" w:hint="eastAsia"/>
          <w:sz w:val="24"/>
          <w:szCs w:val="24"/>
        </w:rPr>
        <w:t>整体</w:t>
      </w:r>
      <w:r w:rsidRPr="0096546A">
        <w:rPr>
          <w:rFonts w:ascii="宋体" w:hAnsi="宋体"/>
          <w:sz w:val="24"/>
          <w:szCs w:val="24"/>
        </w:rPr>
        <w:t>散列</w:t>
      </w:r>
      <w:proofErr w:type="gramStart"/>
      <w:r w:rsidRPr="0096546A">
        <w:rPr>
          <w:rFonts w:ascii="宋体" w:hAnsi="宋体"/>
          <w:sz w:val="24"/>
          <w:szCs w:val="24"/>
        </w:rPr>
        <w:t>值或者</w:t>
      </w:r>
      <w:proofErr w:type="gramEnd"/>
      <w:r w:rsidRPr="0096546A">
        <w:rPr>
          <w:rFonts w:ascii="宋体" w:hAnsi="宋体" w:hint="eastAsia"/>
          <w:sz w:val="24"/>
          <w:szCs w:val="24"/>
        </w:rPr>
        <w:t>数据</w:t>
      </w:r>
      <w:r w:rsidRPr="0096546A">
        <w:rPr>
          <w:rFonts w:ascii="宋体" w:hAnsi="宋体"/>
          <w:sz w:val="24"/>
          <w:szCs w:val="24"/>
        </w:rPr>
        <w:t>分块后的散列值存放到区块链网络中，</w:t>
      </w:r>
      <w:r w:rsidRPr="0096546A">
        <w:rPr>
          <w:rFonts w:ascii="宋体" w:hAnsi="宋体" w:hint="eastAsia"/>
          <w:sz w:val="24"/>
          <w:szCs w:val="24"/>
        </w:rPr>
        <w:t>比如BTT[21]将</w:t>
      </w:r>
      <w:proofErr w:type="spellStart"/>
      <w:r w:rsidRPr="0096546A">
        <w:rPr>
          <w:rFonts w:ascii="宋体" w:hAnsi="宋体" w:hint="eastAsia"/>
          <w:sz w:val="24"/>
          <w:szCs w:val="24"/>
        </w:rPr>
        <w:t>B</w:t>
      </w:r>
      <w:r w:rsidRPr="0096546A">
        <w:rPr>
          <w:rFonts w:ascii="宋体" w:hAnsi="宋体"/>
          <w:sz w:val="24"/>
          <w:szCs w:val="24"/>
        </w:rPr>
        <w:t>ittorrent</w:t>
      </w:r>
      <w:proofErr w:type="spellEnd"/>
      <w:r w:rsidRPr="0096546A">
        <w:rPr>
          <w:rFonts w:ascii="宋体" w:hAnsi="宋体" w:hint="eastAsia"/>
          <w:sz w:val="24"/>
          <w:szCs w:val="24"/>
        </w:rPr>
        <w:t>网络</w:t>
      </w:r>
      <w:r w:rsidRPr="0096546A">
        <w:rPr>
          <w:rFonts w:ascii="宋体" w:hAnsi="宋体"/>
          <w:sz w:val="24"/>
          <w:szCs w:val="24"/>
        </w:rPr>
        <w:t>中</w:t>
      </w:r>
      <w:r w:rsidRPr="0096546A">
        <w:rPr>
          <w:rFonts w:ascii="宋体" w:hAnsi="宋体" w:hint="eastAsia"/>
          <w:sz w:val="24"/>
          <w:szCs w:val="24"/>
        </w:rPr>
        <w:t>存储</w:t>
      </w:r>
      <w:r w:rsidRPr="0096546A">
        <w:rPr>
          <w:rFonts w:ascii="宋体" w:hAnsi="宋体"/>
          <w:sz w:val="24"/>
          <w:szCs w:val="24"/>
        </w:rPr>
        <w:t>数据的</w:t>
      </w:r>
      <w:r w:rsidRPr="0096546A">
        <w:rPr>
          <w:rFonts w:ascii="宋体" w:hAnsi="宋体" w:hint="eastAsia"/>
          <w:sz w:val="24"/>
          <w:szCs w:val="24"/>
        </w:rPr>
        <w:t>MD5散列值</w:t>
      </w:r>
      <w:r w:rsidRPr="0096546A">
        <w:rPr>
          <w:rFonts w:ascii="宋体" w:hAnsi="宋体"/>
          <w:sz w:val="24"/>
          <w:szCs w:val="24"/>
        </w:rPr>
        <w:t>存放到区块链</w:t>
      </w:r>
      <w:r w:rsidRPr="0096546A">
        <w:rPr>
          <w:rFonts w:ascii="宋体" w:hAnsi="宋体" w:hint="eastAsia"/>
          <w:sz w:val="24"/>
          <w:szCs w:val="24"/>
        </w:rPr>
        <w:t>上</w:t>
      </w:r>
      <w:r w:rsidRPr="0096546A">
        <w:rPr>
          <w:rFonts w:ascii="宋体" w:hAnsi="宋体"/>
          <w:sz w:val="24"/>
          <w:szCs w:val="24"/>
        </w:rPr>
        <w:t>，</w:t>
      </w:r>
      <w:proofErr w:type="spellStart"/>
      <w:r w:rsidRPr="0096546A">
        <w:rPr>
          <w:rFonts w:ascii="宋体" w:hAnsi="宋体"/>
          <w:sz w:val="24"/>
          <w:szCs w:val="24"/>
        </w:rPr>
        <w:t>Filecoin</w:t>
      </w:r>
      <w:proofErr w:type="spellEnd"/>
      <w:r w:rsidRPr="0096546A">
        <w:rPr>
          <w:rFonts w:ascii="宋体" w:hAnsi="宋体"/>
          <w:sz w:val="24"/>
          <w:szCs w:val="24"/>
        </w:rPr>
        <w:t>[</w:t>
      </w:r>
      <w:r w:rsidRPr="0096546A">
        <w:rPr>
          <w:rFonts w:ascii="宋体" w:hAnsi="宋体" w:hint="eastAsia"/>
          <w:sz w:val="24"/>
          <w:szCs w:val="24"/>
        </w:rPr>
        <w:t>22</w:t>
      </w:r>
      <w:r w:rsidRPr="0096546A">
        <w:rPr>
          <w:rFonts w:ascii="宋体" w:hAnsi="宋体"/>
          <w:sz w:val="24"/>
          <w:szCs w:val="24"/>
        </w:rPr>
        <w:t>]</w:t>
      </w:r>
      <w:r w:rsidRPr="0096546A">
        <w:rPr>
          <w:rFonts w:ascii="宋体" w:hAnsi="宋体" w:hint="eastAsia"/>
          <w:sz w:val="24"/>
          <w:szCs w:val="24"/>
        </w:rPr>
        <w:t>将</w:t>
      </w:r>
      <w:proofErr w:type="spellStart"/>
      <w:r w:rsidRPr="0096546A">
        <w:rPr>
          <w:rFonts w:ascii="宋体" w:hAnsi="宋体" w:hint="eastAsia"/>
          <w:sz w:val="24"/>
          <w:szCs w:val="24"/>
        </w:rPr>
        <w:t>I</w:t>
      </w:r>
      <w:r w:rsidRPr="0096546A">
        <w:rPr>
          <w:rFonts w:ascii="宋体" w:hAnsi="宋体"/>
          <w:sz w:val="24"/>
          <w:szCs w:val="24"/>
        </w:rPr>
        <w:t>pfs</w:t>
      </w:r>
      <w:proofErr w:type="spellEnd"/>
      <w:r w:rsidRPr="0096546A">
        <w:rPr>
          <w:rFonts w:ascii="宋体" w:hAnsi="宋体" w:hint="eastAsia"/>
          <w:sz w:val="24"/>
          <w:szCs w:val="24"/>
        </w:rPr>
        <w:t>网络</w:t>
      </w:r>
      <w:r w:rsidRPr="0096546A">
        <w:rPr>
          <w:rFonts w:ascii="宋体" w:hAnsi="宋体"/>
          <w:sz w:val="24"/>
          <w:szCs w:val="24"/>
        </w:rPr>
        <w:t>中</w:t>
      </w:r>
      <w:r w:rsidRPr="0096546A">
        <w:rPr>
          <w:rFonts w:ascii="宋体" w:hAnsi="宋体" w:hint="eastAsia"/>
          <w:sz w:val="24"/>
          <w:szCs w:val="24"/>
        </w:rPr>
        <w:t>文件分块</w:t>
      </w:r>
      <w:r w:rsidRPr="0096546A">
        <w:rPr>
          <w:rFonts w:ascii="宋体" w:hAnsi="宋体"/>
          <w:sz w:val="24"/>
          <w:szCs w:val="24"/>
        </w:rPr>
        <w:t>后</w:t>
      </w:r>
      <w:r w:rsidRPr="0096546A">
        <w:rPr>
          <w:rFonts w:ascii="宋体" w:hAnsi="宋体" w:hint="eastAsia"/>
          <w:sz w:val="24"/>
          <w:szCs w:val="24"/>
        </w:rPr>
        <w:t>形成的</w:t>
      </w:r>
      <w:r w:rsidRPr="0096546A">
        <w:rPr>
          <w:rFonts w:ascii="宋体" w:hAnsi="宋体"/>
          <w:sz w:val="24"/>
          <w:szCs w:val="24"/>
        </w:rPr>
        <w:t>散列结构</w:t>
      </w:r>
      <w:proofErr w:type="spellStart"/>
      <w:r w:rsidRPr="0096546A">
        <w:rPr>
          <w:rFonts w:ascii="宋体" w:hAnsi="宋体" w:hint="eastAsia"/>
          <w:sz w:val="24"/>
          <w:szCs w:val="24"/>
        </w:rPr>
        <w:t>merkle</w:t>
      </w:r>
      <w:proofErr w:type="spellEnd"/>
      <w:r w:rsidRPr="0096546A">
        <w:rPr>
          <w:rFonts w:ascii="宋体" w:hAnsi="宋体" w:hint="eastAsia"/>
          <w:sz w:val="24"/>
          <w:szCs w:val="24"/>
        </w:rPr>
        <w:t>-DAG存在</w:t>
      </w:r>
      <w:r w:rsidRPr="0096546A">
        <w:rPr>
          <w:rFonts w:ascii="宋体" w:hAnsi="宋体"/>
          <w:sz w:val="24"/>
          <w:szCs w:val="24"/>
        </w:rPr>
        <w:t>区块链上</w:t>
      </w:r>
      <w:r w:rsidRPr="0096546A">
        <w:rPr>
          <w:rFonts w:ascii="宋体" w:hAnsi="宋体" w:hint="eastAsia"/>
          <w:sz w:val="24"/>
          <w:szCs w:val="24"/>
        </w:rPr>
        <w:t>。但他们都是</w:t>
      </w:r>
      <w:proofErr w:type="gramStart"/>
      <w:r w:rsidRPr="0096546A">
        <w:rPr>
          <w:rFonts w:ascii="宋体" w:hAnsi="宋体" w:hint="eastAsia"/>
          <w:sz w:val="24"/>
          <w:szCs w:val="24"/>
        </w:rPr>
        <w:t>将链下数据</w:t>
      </w:r>
      <w:proofErr w:type="gramEnd"/>
      <w:r w:rsidRPr="0096546A">
        <w:rPr>
          <w:rFonts w:ascii="宋体" w:hAnsi="宋体" w:hint="eastAsia"/>
          <w:sz w:val="24"/>
          <w:szCs w:val="24"/>
        </w:rPr>
        <w:t>的散列值存到链上，保证链上链</w:t>
      </w:r>
      <w:proofErr w:type="gramStart"/>
      <w:r w:rsidRPr="0096546A">
        <w:rPr>
          <w:rFonts w:ascii="宋体" w:hAnsi="宋体" w:hint="eastAsia"/>
          <w:sz w:val="24"/>
          <w:szCs w:val="24"/>
        </w:rPr>
        <w:t>下数据</w:t>
      </w:r>
      <w:proofErr w:type="gramEnd"/>
      <w:r w:rsidRPr="0096546A">
        <w:rPr>
          <w:rFonts w:ascii="宋体" w:hAnsi="宋体" w:hint="eastAsia"/>
          <w:sz w:val="24"/>
          <w:szCs w:val="24"/>
        </w:rPr>
        <w:t>的一致性，但链上数据不包含</w:t>
      </w:r>
      <w:proofErr w:type="gramStart"/>
      <w:r w:rsidRPr="0096546A">
        <w:rPr>
          <w:rFonts w:ascii="宋体" w:hAnsi="宋体" w:hint="eastAsia"/>
          <w:sz w:val="24"/>
          <w:szCs w:val="24"/>
        </w:rPr>
        <w:t>链下数据</w:t>
      </w:r>
      <w:proofErr w:type="gramEnd"/>
      <w:r w:rsidRPr="0096546A">
        <w:rPr>
          <w:rFonts w:ascii="宋体" w:hAnsi="宋体" w:hint="eastAsia"/>
          <w:sz w:val="24"/>
          <w:szCs w:val="24"/>
        </w:rPr>
        <w:t>的语义信息等有意义的信息。</w:t>
      </w:r>
      <w:r w:rsidRPr="0096546A">
        <w:rPr>
          <w:rFonts w:ascii="宋体" w:hAnsi="宋体"/>
          <w:sz w:val="24"/>
          <w:szCs w:val="24"/>
        </w:rPr>
        <w:t>SEBDB[</w:t>
      </w:r>
      <w:r w:rsidRPr="0096546A">
        <w:rPr>
          <w:rFonts w:ascii="宋体" w:hAnsi="宋体" w:hint="eastAsia"/>
          <w:sz w:val="24"/>
          <w:szCs w:val="24"/>
        </w:rPr>
        <w:t>16</w:t>
      </w:r>
      <w:r w:rsidRPr="0096546A">
        <w:rPr>
          <w:rFonts w:ascii="宋体" w:hAnsi="宋体"/>
          <w:sz w:val="24"/>
          <w:szCs w:val="24"/>
        </w:rPr>
        <w:t>]</w:t>
      </w:r>
      <w:r w:rsidRPr="0096546A">
        <w:rPr>
          <w:rFonts w:ascii="宋体" w:hAnsi="宋体" w:hint="eastAsia"/>
          <w:sz w:val="24"/>
          <w:szCs w:val="24"/>
        </w:rPr>
        <w:t>将数据</w:t>
      </w:r>
      <w:proofErr w:type="gramStart"/>
      <w:r w:rsidRPr="0096546A">
        <w:rPr>
          <w:rFonts w:ascii="宋体" w:hAnsi="宋体" w:hint="eastAsia"/>
          <w:sz w:val="24"/>
          <w:szCs w:val="24"/>
        </w:rPr>
        <w:t>存在链下的</w:t>
      </w:r>
      <w:proofErr w:type="gramEnd"/>
      <w:r w:rsidRPr="0096546A">
        <w:rPr>
          <w:rFonts w:ascii="宋体" w:hAnsi="宋体" w:hint="eastAsia"/>
          <w:sz w:val="24"/>
          <w:szCs w:val="24"/>
        </w:rPr>
        <w:t>数据库中而将数据库的S</w:t>
      </w:r>
      <w:r w:rsidRPr="0096546A">
        <w:rPr>
          <w:rFonts w:ascii="宋体" w:hAnsi="宋体"/>
          <w:sz w:val="24"/>
          <w:szCs w:val="24"/>
        </w:rPr>
        <w:t>QL</w:t>
      </w:r>
      <w:r w:rsidRPr="0096546A">
        <w:rPr>
          <w:rFonts w:ascii="宋体" w:hAnsi="宋体" w:hint="eastAsia"/>
          <w:sz w:val="24"/>
          <w:szCs w:val="24"/>
        </w:rPr>
        <w:t>语句存放在链上，使得链上的查询可以对应</w:t>
      </w:r>
      <w:proofErr w:type="gramStart"/>
      <w:r w:rsidRPr="0096546A">
        <w:rPr>
          <w:rFonts w:ascii="宋体" w:hAnsi="宋体" w:hint="eastAsia"/>
          <w:sz w:val="24"/>
          <w:szCs w:val="24"/>
        </w:rPr>
        <w:t>到链下</w:t>
      </w:r>
      <w:proofErr w:type="gramEnd"/>
      <w:r w:rsidRPr="0096546A">
        <w:rPr>
          <w:rFonts w:ascii="宋体" w:hAnsi="宋体" w:hint="eastAsia"/>
          <w:sz w:val="24"/>
          <w:szCs w:val="24"/>
        </w:rPr>
        <w:t>的数据，但仍没摆脱传统数据库的限制，</w:t>
      </w:r>
      <w:proofErr w:type="gramStart"/>
      <w:r w:rsidRPr="0096546A">
        <w:rPr>
          <w:rFonts w:ascii="宋体" w:hAnsi="宋体"/>
          <w:sz w:val="24"/>
          <w:szCs w:val="24"/>
        </w:rPr>
        <w:t>链下存储</w:t>
      </w:r>
      <w:proofErr w:type="gramEnd"/>
      <w:r w:rsidRPr="0096546A">
        <w:rPr>
          <w:rFonts w:ascii="宋体" w:hAnsi="宋体"/>
          <w:sz w:val="24"/>
          <w:szCs w:val="24"/>
        </w:rPr>
        <w:t>的数据必须</w:t>
      </w:r>
      <w:r w:rsidRPr="0096546A">
        <w:rPr>
          <w:rFonts w:ascii="宋体" w:hAnsi="宋体" w:hint="eastAsia"/>
          <w:sz w:val="24"/>
          <w:szCs w:val="24"/>
        </w:rPr>
        <w:t>以</w:t>
      </w:r>
      <w:r w:rsidRPr="0096546A">
        <w:rPr>
          <w:rFonts w:ascii="宋体" w:hAnsi="宋体"/>
          <w:sz w:val="24"/>
          <w:szCs w:val="24"/>
        </w:rPr>
        <w:t>格式化的形式存在</w:t>
      </w:r>
      <w:r w:rsidRPr="0096546A">
        <w:rPr>
          <w:rFonts w:ascii="宋体" w:hAnsi="宋体" w:hint="eastAsia"/>
          <w:sz w:val="24"/>
          <w:szCs w:val="24"/>
        </w:rPr>
        <w:t>MySQL等关系型</w:t>
      </w:r>
      <w:r w:rsidRPr="0096546A">
        <w:rPr>
          <w:rFonts w:ascii="宋体" w:hAnsi="宋体"/>
          <w:sz w:val="24"/>
          <w:szCs w:val="24"/>
        </w:rPr>
        <w:t>数据库中，对非格式化的</w:t>
      </w:r>
      <w:proofErr w:type="gramStart"/>
      <w:r w:rsidRPr="0096546A">
        <w:rPr>
          <w:rFonts w:ascii="宋体" w:hAnsi="宋体"/>
          <w:sz w:val="24"/>
          <w:szCs w:val="24"/>
        </w:rPr>
        <w:t>链下数据</w:t>
      </w:r>
      <w:proofErr w:type="gramEnd"/>
      <w:r w:rsidRPr="0096546A">
        <w:rPr>
          <w:rFonts w:ascii="宋体" w:hAnsi="宋体"/>
          <w:sz w:val="24"/>
          <w:szCs w:val="24"/>
        </w:rPr>
        <w:t>则无法处理。</w:t>
      </w:r>
    </w:p>
    <w:bookmarkEnd w:id="36"/>
    <w:p w14:paraId="13484710" w14:textId="4AEC7902" w:rsidR="005E6136" w:rsidRPr="005E6136" w:rsidRDefault="005E6136" w:rsidP="005E6136">
      <w:pPr>
        <w:spacing w:line="400" w:lineRule="exact"/>
        <w:rPr>
          <w:rFonts w:ascii="宋体" w:hAnsi="宋体"/>
          <w:b/>
          <w:bCs/>
          <w:sz w:val="24"/>
          <w:szCs w:val="24"/>
        </w:rPr>
      </w:pPr>
      <w:r w:rsidRPr="005E6136">
        <w:rPr>
          <w:rFonts w:ascii="宋体" w:hAnsi="宋体" w:hint="eastAsia"/>
          <w:b/>
          <w:bCs/>
          <w:sz w:val="24"/>
          <w:szCs w:val="24"/>
        </w:rPr>
        <w:t>2.1.2</w:t>
      </w:r>
      <w:r w:rsidRPr="005E6136">
        <w:rPr>
          <w:rFonts w:ascii="宋体" w:hAnsi="宋体"/>
          <w:b/>
          <w:bCs/>
          <w:sz w:val="24"/>
          <w:szCs w:val="24"/>
        </w:rPr>
        <w:t xml:space="preserve"> </w:t>
      </w:r>
      <w:bookmarkStart w:id="39" w:name="_Hlk66113680"/>
      <w:r w:rsidRPr="005E6136">
        <w:rPr>
          <w:rFonts w:ascii="宋体" w:hAnsi="宋体" w:hint="eastAsia"/>
          <w:b/>
          <w:bCs/>
          <w:sz w:val="24"/>
          <w:szCs w:val="24"/>
        </w:rPr>
        <w:t>区块链数据结构</w:t>
      </w:r>
      <w:bookmarkEnd w:id="39"/>
    </w:p>
    <w:p w14:paraId="7F241860" w14:textId="34BA3CFC" w:rsidR="005E6136" w:rsidRPr="004D204A" w:rsidRDefault="005E6136" w:rsidP="004D204A">
      <w:pPr>
        <w:spacing w:line="400" w:lineRule="exact"/>
        <w:ind w:firstLineChars="200" w:firstLine="480"/>
        <w:rPr>
          <w:rFonts w:ascii="宋体" w:hAnsi="宋体"/>
          <w:sz w:val="24"/>
          <w:szCs w:val="24"/>
        </w:rPr>
      </w:pPr>
      <w:bookmarkStart w:id="40" w:name="_Hlk66113697"/>
      <w:r w:rsidRPr="004D204A">
        <w:rPr>
          <w:rFonts w:ascii="宋体" w:hAnsi="宋体" w:hint="eastAsia"/>
          <w:sz w:val="24"/>
          <w:szCs w:val="24"/>
        </w:rPr>
        <w:t>区块链是由一个接一个的区块链接而成的数据结构，每个区块又包含</w:t>
      </w:r>
      <w:proofErr w:type="gramStart"/>
      <w:r w:rsidRPr="004D204A">
        <w:rPr>
          <w:rFonts w:ascii="宋体" w:hAnsi="宋体" w:hint="eastAsia"/>
          <w:sz w:val="24"/>
          <w:szCs w:val="24"/>
        </w:rPr>
        <w:t>区块头</w:t>
      </w:r>
      <w:proofErr w:type="gramEnd"/>
      <w:r w:rsidRPr="004D204A">
        <w:rPr>
          <w:rFonts w:ascii="宋体" w:hAnsi="宋体" w:hint="eastAsia"/>
          <w:sz w:val="24"/>
          <w:szCs w:val="24"/>
        </w:rPr>
        <w:t>和区块身体两部分，而决定区块的前后关系的核心数据，存在于</w:t>
      </w:r>
      <w:proofErr w:type="gramStart"/>
      <w:r w:rsidRPr="004D204A">
        <w:rPr>
          <w:rFonts w:ascii="宋体" w:hAnsi="宋体" w:hint="eastAsia"/>
          <w:sz w:val="24"/>
          <w:szCs w:val="24"/>
        </w:rPr>
        <w:t>区块头</w:t>
      </w:r>
      <w:proofErr w:type="gramEnd"/>
      <w:r w:rsidRPr="004D204A">
        <w:rPr>
          <w:rFonts w:ascii="宋体" w:hAnsi="宋体" w:hint="eastAsia"/>
          <w:sz w:val="24"/>
          <w:szCs w:val="24"/>
        </w:rPr>
        <w:t>中，是一种被称作哈希指针的东西，每个区块头部都有一个</w:t>
      </w:r>
      <w:proofErr w:type="spellStart"/>
      <w:r w:rsidRPr="004D204A">
        <w:rPr>
          <w:rFonts w:ascii="宋体" w:hAnsi="宋体" w:hint="eastAsia"/>
          <w:sz w:val="24"/>
          <w:szCs w:val="24"/>
        </w:rPr>
        <w:t>p</w:t>
      </w:r>
      <w:r w:rsidRPr="004D204A">
        <w:rPr>
          <w:rFonts w:ascii="宋体" w:hAnsi="宋体"/>
          <w:sz w:val="24"/>
          <w:szCs w:val="24"/>
        </w:rPr>
        <w:t>reviousBlockHash</w:t>
      </w:r>
      <w:proofErr w:type="spellEnd"/>
      <w:r w:rsidRPr="004D204A">
        <w:rPr>
          <w:rFonts w:ascii="宋体" w:hAnsi="宋体" w:hint="eastAsia"/>
          <w:sz w:val="24"/>
          <w:szCs w:val="24"/>
        </w:rPr>
        <w:t>，这是对前一个的区块的哈希值的记录，由于链式结构的特殊性，可以认为一个区块头部的</w:t>
      </w:r>
      <w:proofErr w:type="spellStart"/>
      <w:r w:rsidRPr="004D204A">
        <w:rPr>
          <w:rFonts w:ascii="宋体" w:hAnsi="宋体"/>
          <w:sz w:val="24"/>
          <w:szCs w:val="24"/>
        </w:rPr>
        <w:t>previousBlockHash</w:t>
      </w:r>
      <w:proofErr w:type="spellEnd"/>
      <w:r w:rsidRPr="004D204A">
        <w:rPr>
          <w:rFonts w:ascii="宋体" w:hAnsi="宋体" w:hint="eastAsia"/>
          <w:sz w:val="24"/>
          <w:szCs w:val="24"/>
        </w:rPr>
        <w:t>与之前的所有区块都有联系，同时包含时间戳信息，可以认为是这种结构实现了区块链强大的数据安全性保证，然而，这种只能追加的数据结构，意味着如果想要对区块链的所有内容进行检索，你需要从后往前遍历整条链，才能确保你的搜索结果是完整的。由于</w:t>
      </w:r>
      <w:r w:rsidRPr="004D204A">
        <w:rPr>
          <w:rFonts w:ascii="宋体" w:hAnsi="宋体"/>
          <w:sz w:val="24"/>
          <w:szCs w:val="24"/>
        </w:rPr>
        <w:t>这种</w:t>
      </w:r>
      <w:r w:rsidRPr="004D204A">
        <w:rPr>
          <w:rFonts w:ascii="宋体" w:hAnsi="宋体" w:hint="eastAsia"/>
          <w:sz w:val="24"/>
          <w:szCs w:val="24"/>
        </w:rPr>
        <w:t>数据结构对只包含</w:t>
      </w:r>
      <w:r w:rsidRPr="004D204A">
        <w:rPr>
          <w:rFonts w:ascii="宋体" w:hAnsi="宋体"/>
          <w:sz w:val="24"/>
          <w:szCs w:val="24"/>
        </w:rPr>
        <w:t>区块头部的轻节点并不友好，</w:t>
      </w:r>
      <w:r w:rsidRPr="004D204A">
        <w:rPr>
          <w:rFonts w:ascii="宋体" w:hAnsi="宋体" w:hint="eastAsia"/>
          <w:sz w:val="24"/>
          <w:szCs w:val="24"/>
        </w:rPr>
        <w:t>一些</w:t>
      </w:r>
      <w:r w:rsidRPr="004D204A">
        <w:rPr>
          <w:rFonts w:ascii="宋体" w:hAnsi="宋体"/>
          <w:sz w:val="24"/>
          <w:szCs w:val="24"/>
        </w:rPr>
        <w:t>区块链</w:t>
      </w:r>
      <w:r w:rsidRPr="004D204A">
        <w:rPr>
          <w:rFonts w:ascii="宋体" w:hAnsi="宋体" w:hint="eastAsia"/>
          <w:sz w:val="24"/>
          <w:szCs w:val="24"/>
        </w:rPr>
        <w:t>系统对交易</w:t>
      </w:r>
      <w:r w:rsidRPr="004D204A">
        <w:rPr>
          <w:rFonts w:ascii="宋体" w:hAnsi="宋体"/>
          <w:sz w:val="24"/>
          <w:szCs w:val="24"/>
        </w:rPr>
        <w:t>等必要数据的验证过程进行了优化，</w:t>
      </w:r>
      <w:r w:rsidRPr="004D204A">
        <w:rPr>
          <w:rFonts w:ascii="宋体" w:hAnsi="宋体" w:hint="eastAsia"/>
          <w:sz w:val="24"/>
          <w:szCs w:val="24"/>
        </w:rPr>
        <w:t>比如</w:t>
      </w:r>
      <w:r w:rsidRPr="004D204A">
        <w:rPr>
          <w:rFonts w:ascii="宋体" w:hAnsi="宋体"/>
          <w:sz w:val="24"/>
          <w:szCs w:val="24"/>
        </w:rPr>
        <w:t>，</w:t>
      </w:r>
      <w:r w:rsidRPr="004D204A">
        <w:rPr>
          <w:rFonts w:ascii="宋体" w:hAnsi="宋体" w:hint="eastAsia"/>
          <w:sz w:val="24"/>
          <w:szCs w:val="24"/>
        </w:rPr>
        <w:t>基于U</w:t>
      </w:r>
      <w:r w:rsidRPr="004D204A">
        <w:rPr>
          <w:rFonts w:ascii="宋体" w:hAnsi="宋体"/>
          <w:sz w:val="24"/>
          <w:szCs w:val="24"/>
        </w:rPr>
        <w:t>TXO</w:t>
      </w:r>
      <w:r w:rsidRPr="004D204A">
        <w:rPr>
          <w:rFonts w:ascii="宋体" w:hAnsi="宋体" w:hint="eastAsia"/>
          <w:sz w:val="24"/>
          <w:szCs w:val="24"/>
        </w:rPr>
        <w:t>模型，比特币在区块中加入了一个</w:t>
      </w:r>
      <w:proofErr w:type="spellStart"/>
      <w:r w:rsidRPr="004D204A">
        <w:rPr>
          <w:rFonts w:ascii="宋体" w:hAnsi="宋体"/>
          <w:sz w:val="24"/>
          <w:szCs w:val="24"/>
        </w:rPr>
        <w:t>merkle</w:t>
      </w:r>
      <w:proofErr w:type="spellEnd"/>
      <w:r w:rsidRPr="004D204A">
        <w:rPr>
          <w:rFonts w:ascii="宋体" w:hAnsi="宋体"/>
          <w:sz w:val="24"/>
          <w:szCs w:val="24"/>
        </w:rPr>
        <w:t xml:space="preserve"> hash tree (MHT)</w:t>
      </w:r>
      <w:r w:rsidRPr="004D204A">
        <w:rPr>
          <w:rFonts w:ascii="宋体" w:hAnsi="宋体" w:hint="eastAsia"/>
          <w:sz w:val="24"/>
          <w:szCs w:val="24"/>
        </w:rPr>
        <w:t>结构[3]，通过</w:t>
      </w:r>
      <w:r w:rsidRPr="004D204A">
        <w:rPr>
          <w:rFonts w:ascii="宋体" w:hAnsi="宋体"/>
          <w:sz w:val="24"/>
          <w:szCs w:val="24"/>
        </w:rPr>
        <w:t>层层哈希的方式保证区块内的交易顺序不被篡改，</w:t>
      </w:r>
      <w:proofErr w:type="spellStart"/>
      <w:r w:rsidRPr="004D204A">
        <w:rPr>
          <w:rFonts w:ascii="宋体" w:hAnsi="宋体" w:hint="eastAsia"/>
          <w:sz w:val="24"/>
          <w:szCs w:val="24"/>
        </w:rPr>
        <w:t>merkle</w:t>
      </w:r>
      <w:proofErr w:type="spellEnd"/>
      <w:r w:rsidRPr="004D204A">
        <w:rPr>
          <w:rFonts w:ascii="宋体" w:hAnsi="宋体" w:hint="eastAsia"/>
          <w:sz w:val="24"/>
          <w:szCs w:val="24"/>
        </w:rPr>
        <w:t xml:space="preserve"> root被</w:t>
      </w:r>
      <w:r w:rsidRPr="004D204A">
        <w:rPr>
          <w:rFonts w:ascii="宋体" w:hAnsi="宋体"/>
          <w:sz w:val="24"/>
          <w:szCs w:val="24"/>
        </w:rPr>
        <w:t>存</w:t>
      </w:r>
      <w:r w:rsidRPr="004D204A">
        <w:rPr>
          <w:rFonts w:ascii="宋体" w:hAnsi="宋体" w:hint="eastAsia"/>
          <w:sz w:val="24"/>
          <w:szCs w:val="24"/>
        </w:rPr>
        <w:t>在</w:t>
      </w:r>
      <w:proofErr w:type="gramStart"/>
      <w:r w:rsidRPr="004D204A">
        <w:rPr>
          <w:rFonts w:ascii="宋体" w:hAnsi="宋体"/>
          <w:sz w:val="24"/>
          <w:szCs w:val="24"/>
        </w:rPr>
        <w:t>区块头</w:t>
      </w:r>
      <w:proofErr w:type="gramEnd"/>
      <w:r w:rsidRPr="004D204A">
        <w:rPr>
          <w:rFonts w:ascii="宋体" w:hAnsi="宋体"/>
          <w:sz w:val="24"/>
          <w:szCs w:val="24"/>
        </w:rPr>
        <w:t>中，轻节点</w:t>
      </w:r>
      <w:r w:rsidRPr="004D204A">
        <w:rPr>
          <w:rFonts w:ascii="宋体" w:hAnsi="宋体" w:hint="eastAsia"/>
          <w:sz w:val="24"/>
          <w:szCs w:val="24"/>
        </w:rPr>
        <w:t>可以利用</w:t>
      </w:r>
      <w:proofErr w:type="spellStart"/>
      <w:r w:rsidRPr="004D204A">
        <w:rPr>
          <w:rFonts w:ascii="宋体" w:hAnsi="宋体"/>
          <w:sz w:val="24"/>
          <w:szCs w:val="24"/>
        </w:rPr>
        <w:t>merkle</w:t>
      </w:r>
      <w:proofErr w:type="spellEnd"/>
      <w:r w:rsidRPr="004D204A">
        <w:rPr>
          <w:rFonts w:ascii="宋体" w:hAnsi="宋体"/>
          <w:sz w:val="24"/>
          <w:szCs w:val="24"/>
        </w:rPr>
        <w:t xml:space="preserve"> root</w:t>
      </w:r>
      <w:r w:rsidRPr="004D204A">
        <w:rPr>
          <w:rFonts w:ascii="宋体" w:hAnsi="宋体" w:hint="eastAsia"/>
          <w:sz w:val="24"/>
          <w:szCs w:val="24"/>
        </w:rPr>
        <w:t>验证区块内</w:t>
      </w:r>
      <w:r w:rsidRPr="004D204A">
        <w:rPr>
          <w:rFonts w:ascii="宋体" w:hAnsi="宋体"/>
          <w:sz w:val="24"/>
          <w:szCs w:val="24"/>
        </w:rPr>
        <w:t>交易</w:t>
      </w:r>
      <w:r w:rsidRPr="004D204A">
        <w:rPr>
          <w:rFonts w:ascii="宋体" w:hAnsi="宋体" w:hint="eastAsia"/>
          <w:sz w:val="24"/>
          <w:szCs w:val="24"/>
        </w:rPr>
        <w:t>的</w:t>
      </w:r>
      <w:r w:rsidRPr="004D204A">
        <w:rPr>
          <w:rFonts w:ascii="宋体" w:hAnsi="宋体"/>
          <w:sz w:val="24"/>
          <w:szCs w:val="24"/>
        </w:rPr>
        <w:t>真实性。</w:t>
      </w:r>
      <w:r w:rsidRPr="004D204A">
        <w:rPr>
          <w:rFonts w:ascii="宋体" w:hAnsi="宋体" w:hint="eastAsia"/>
          <w:sz w:val="24"/>
          <w:szCs w:val="24"/>
        </w:rPr>
        <w:t>比特币在创始之初就为轻节点提供了便捷的验证功能，这就是简单支付验证（SPV，Simplified Payment Verification）[3</w:t>
      </w:r>
      <w:r w:rsidRPr="004D204A">
        <w:rPr>
          <w:rFonts w:ascii="宋体" w:hAnsi="宋体"/>
          <w:sz w:val="24"/>
          <w:szCs w:val="24"/>
        </w:rPr>
        <w:t>]</w:t>
      </w:r>
      <w:r w:rsidRPr="004D204A">
        <w:rPr>
          <w:rFonts w:ascii="宋体" w:hAnsi="宋体" w:hint="eastAsia"/>
          <w:sz w:val="24"/>
          <w:szCs w:val="24"/>
        </w:rPr>
        <w:t>，当想要验证一条交易是否在区块内的某个位置时，只需要让f</w:t>
      </w:r>
      <w:r w:rsidRPr="004D204A">
        <w:rPr>
          <w:rFonts w:ascii="宋体" w:hAnsi="宋体"/>
          <w:sz w:val="24"/>
          <w:szCs w:val="24"/>
        </w:rPr>
        <w:t>ull node</w:t>
      </w:r>
      <w:r w:rsidRPr="004D204A">
        <w:rPr>
          <w:rFonts w:ascii="宋体" w:hAnsi="宋体" w:hint="eastAsia"/>
          <w:sz w:val="24"/>
          <w:szCs w:val="24"/>
        </w:rPr>
        <w:t>提供该交易在区块内部的具体位置和对应的</w:t>
      </w:r>
      <w:proofErr w:type="spellStart"/>
      <w:r w:rsidRPr="004D204A">
        <w:rPr>
          <w:rFonts w:ascii="宋体" w:hAnsi="宋体" w:hint="eastAsia"/>
          <w:sz w:val="24"/>
          <w:szCs w:val="24"/>
        </w:rPr>
        <w:t>m</w:t>
      </w:r>
      <w:r w:rsidRPr="004D204A">
        <w:rPr>
          <w:rFonts w:ascii="宋体" w:hAnsi="宋体"/>
          <w:sz w:val="24"/>
          <w:szCs w:val="24"/>
        </w:rPr>
        <w:t>erkle</w:t>
      </w:r>
      <w:proofErr w:type="spellEnd"/>
      <w:r w:rsidRPr="004D204A">
        <w:rPr>
          <w:rFonts w:ascii="宋体" w:hAnsi="宋体"/>
          <w:sz w:val="24"/>
          <w:szCs w:val="24"/>
        </w:rPr>
        <w:t xml:space="preserve"> proof</w:t>
      </w:r>
      <w:r w:rsidRPr="004D204A">
        <w:rPr>
          <w:rFonts w:ascii="宋体" w:hAnsi="宋体" w:hint="eastAsia"/>
          <w:sz w:val="24"/>
          <w:szCs w:val="24"/>
        </w:rPr>
        <w:t>即可，事实上，我们只需要在</w:t>
      </w:r>
      <m:oMath>
        <m:func>
          <m:funcPr>
            <m:ctrlPr>
              <w:rPr>
                <w:rFonts w:ascii="Cambria Math" w:hAnsi="Cambria Math"/>
                <w:sz w:val="24"/>
                <w:szCs w:val="24"/>
              </w:rPr>
            </m:ctrlPr>
          </m:funcPr>
          <m:fName>
            <m:r>
              <m:rPr>
                <m:sty m:val="p"/>
              </m:rPr>
              <w:rPr>
                <w:rFonts w:ascii="Cambria Math" w:hAnsi="Cambria Math"/>
                <w:sz w:val="24"/>
                <w:szCs w:val="24"/>
              </w:rPr>
              <m:t>O(log</m:t>
            </m:r>
          </m:fName>
          <m:e>
            <m:r>
              <w:rPr>
                <w:rFonts w:ascii="Cambria Math" w:hAnsi="Cambria Math"/>
                <w:sz w:val="24"/>
                <w:szCs w:val="24"/>
              </w:rPr>
              <m:t>N</m:t>
            </m:r>
          </m:e>
        </m:func>
        <m:r>
          <m:rPr>
            <m:sty m:val="p"/>
          </m:rPr>
          <w:rPr>
            <w:rFonts w:ascii="Cambria Math" w:hAnsi="Cambria Math"/>
            <w:sz w:val="24"/>
            <w:szCs w:val="24"/>
          </w:rPr>
          <m:t>)</m:t>
        </m:r>
      </m:oMath>
      <w:r w:rsidRPr="004D204A">
        <w:rPr>
          <w:rFonts w:ascii="宋体" w:hAnsi="宋体" w:hint="eastAsia"/>
          <w:sz w:val="24"/>
          <w:szCs w:val="24"/>
        </w:rPr>
        <w:t>的时间复杂度之内即可对交易在区块内的所在位置进行判断。我们的搜索方案采用了类似S</w:t>
      </w:r>
      <w:r w:rsidRPr="004D204A">
        <w:rPr>
          <w:rFonts w:ascii="宋体" w:hAnsi="宋体"/>
          <w:sz w:val="24"/>
          <w:szCs w:val="24"/>
        </w:rPr>
        <w:t>PV</w:t>
      </w:r>
      <w:r w:rsidRPr="004D204A">
        <w:rPr>
          <w:rFonts w:ascii="宋体" w:hAnsi="宋体" w:hint="eastAsia"/>
          <w:sz w:val="24"/>
          <w:szCs w:val="24"/>
        </w:rPr>
        <w:t>的搜索结果验证过程，在第4节的验证部分，我们对我们方案的验证过程进行了介绍。</w:t>
      </w:r>
    </w:p>
    <w:p w14:paraId="26C80CEB" w14:textId="755619FC" w:rsidR="005E6136" w:rsidRPr="004D204A" w:rsidRDefault="005E6136" w:rsidP="004D204A">
      <w:pPr>
        <w:spacing w:line="400" w:lineRule="exact"/>
        <w:ind w:firstLineChars="200" w:firstLine="480"/>
        <w:rPr>
          <w:rFonts w:ascii="宋体" w:hAnsi="宋体"/>
          <w:sz w:val="24"/>
          <w:szCs w:val="24"/>
        </w:rPr>
      </w:pPr>
      <w:r w:rsidRPr="004D204A">
        <w:rPr>
          <w:rFonts w:ascii="宋体" w:hAnsi="宋体" w:hint="eastAsia"/>
          <w:sz w:val="24"/>
          <w:szCs w:val="24"/>
        </w:rPr>
        <w:t>不同于比特币，以太坊是基于账户的模型，被称为交易驱动的</w:t>
      </w:r>
      <w:r w:rsidRPr="004D204A">
        <w:rPr>
          <w:rFonts w:ascii="宋体" w:hAnsi="宋体"/>
          <w:sz w:val="24"/>
          <w:szCs w:val="24"/>
        </w:rPr>
        <w:t>状态</w:t>
      </w:r>
      <w:r w:rsidRPr="004D204A">
        <w:rPr>
          <w:rFonts w:ascii="宋体" w:hAnsi="宋体" w:hint="eastAsia"/>
          <w:sz w:val="24"/>
          <w:szCs w:val="24"/>
        </w:rPr>
        <w:t>机[23]</w:t>
      </w:r>
      <w:r w:rsidRPr="004D204A">
        <w:rPr>
          <w:rFonts w:ascii="宋体" w:hAnsi="宋体"/>
          <w:sz w:val="24"/>
          <w:szCs w:val="24"/>
        </w:rPr>
        <w:t>，</w:t>
      </w:r>
      <w:r w:rsidRPr="004D204A">
        <w:rPr>
          <w:rFonts w:ascii="宋体" w:hAnsi="宋体" w:hint="eastAsia"/>
          <w:sz w:val="24"/>
          <w:szCs w:val="24"/>
        </w:rPr>
        <w:lastRenderedPageBreak/>
        <w:t>每个区块的变化都可以</w:t>
      </w:r>
      <w:proofErr w:type="gramStart"/>
      <w:r w:rsidRPr="004D204A">
        <w:rPr>
          <w:rFonts w:ascii="宋体" w:hAnsi="宋体" w:hint="eastAsia"/>
          <w:sz w:val="24"/>
          <w:szCs w:val="24"/>
        </w:rPr>
        <w:t>看做</w:t>
      </w:r>
      <w:proofErr w:type="gramEnd"/>
      <w:r w:rsidRPr="004D204A">
        <w:rPr>
          <w:rFonts w:ascii="宋体" w:hAnsi="宋体" w:hint="eastAsia"/>
          <w:sz w:val="24"/>
          <w:szCs w:val="24"/>
        </w:rPr>
        <w:t>是一次状态的迁移，可以描述为：</w:t>
      </w:r>
    </w:p>
    <w:bookmarkStart w:id="41" w:name="_Hlk66125233"/>
    <w:p w14:paraId="63A45887" w14:textId="77777777" w:rsidR="005E6136" w:rsidRPr="004D204A" w:rsidRDefault="000E7747" w:rsidP="004D204A">
      <w:pPr>
        <w:spacing w:line="400" w:lineRule="exact"/>
        <w:ind w:firstLineChars="200" w:firstLine="480"/>
        <w:rPr>
          <w:rFonts w:ascii="宋体" w:hAnsi="宋体"/>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 xml:space="preserve">              </m:t>
              </m:r>
              <m:r>
                <w:rPr>
                  <w:rFonts w:ascii="Cambria Math" w:hAnsi="Cambria Math" w:hint="eastAsia"/>
                  <w:sz w:val="24"/>
                  <w:szCs w:val="24"/>
                </w:rPr>
                <m:t>σ</m:t>
              </m:r>
            </m:e>
            <m:sub>
              <m:r>
                <w:rPr>
                  <w:rFonts w:ascii="Cambria Math" w:hAnsi="Cambria Math"/>
                  <w:sz w:val="24"/>
                  <w:szCs w:val="24"/>
                </w:rPr>
                <m:t>t</m:t>
              </m:r>
              <m:r>
                <m:rPr>
                  <m:sty m:val="p"/>
                </m:rPr>
                <w:rPr>
                  <w:rFonts w:ascii="Cambria Math" w:hAnsi="Cambria Math"/>
                  <w:sz w:val="24"/>
                  <w:szCs w:val="24"/>
                </w:rPr>
                <m:t>+1</m:t>
              </m:r>
            </m:sub>
          </m:sSub>
          <m:r>
            <m:rPr>
              <m:sty m:val="p"/>
            </m:rPr>
            <w:rPr>
              <w:rFonts w:ascii="Cambria Math" w:hAnsi="Cambria Math"/>
              <w:sz w:val="24"/>
              <w:szCs w:val="24"/>
            </w:rPr>
            <m:t xml:space="preserve">= </m:t>
          </m:r>
          <m:r>
            <w:rPr>
              <w:rFonts w:ascii="Cambria Math" w:hAnsi="Cambria Math" w:hint="eastAsia"/>
              <w:sz w:val="24"/>
              <w:szCs w:val="24"/>
            </w:rPr>
            <m:t>γ</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hint="eastAsia"/>
                      <w:sz w:val="24"/>
                      <w:szCs w:val="24"/>
                    </w:rPr>
                    <m:t>σ</m:t>
                  </m:r>
                </m:e>
                <m:sub>
                  <m:r>
                    <w:rPr>
                      <w:rFonts w:ascii="Cambria Math" w:hAnsi="Cambria Math"/>
                      <w:sz w:val="24"/>
                      <w:szCs w:val="24"/>
                    </w:rPr>
                    <m:t>t</m:t>
                  </m:r>
                </m:sub>
              </m:sSub>
              <m:r>
                <m:rPr>
                  <m:sty m:val="p"/>
                </m:rPr>
                <w:rPr>
                  <w:rFonts w:ascii="Cambria Math" w:hAnsi="Cambria Math"/>
                  <w:sz w:val="24"/>
                  <w:szCs w:val="24"/>
                </w:rPr>
                <m:t xml:space="preserve">  , </m:t>
              </m:r>
              <m:r>
                <w:rPr>
                  <w:rFonts w:ascii="Cambria Math" w:hAnsi="Cambria Math"/>
                  <w:sz w:val="24"/>
                  <w:szCs w:val="24"/>
                </w:rPr>
                <m:t>T</m:t>
              </m:r>
            </m:e>
          </m:d>
        </m:oMath>
      </m:oMathPara>
    </w:p>
    <w:bookmarkEnd w:id="41"/>
    <w:p w14:paraId="7E0A06FE" w14:textId="6B5E854E" w:rsidR="003C5D78" w:rsidRDefault="005E6136" w:rsidP="004D204A">
      <w:pPr>
        <w:spacing w:line="400" w:lineRule="exact"/>
        <w:ind w:firstLineChars="200" w:firstLine="480"/>
        <w:rPr>
          <w:rFonts w:ascii="宋体" w:hAnsi="宋体"/>
          <w:sz w:val="24"/>
          <w:szCs w:val="24"/>
        </w:rPr>
      </w:pPr>
      <w:r w:rsidRPr="004D204A">
        <w:rPr>
          <w:rFonts w:ascii="宋体" w:hAnsi="宋体" w:hint="eastAsia"/>
          <w:sz w:val="24"/>
          <w:szCs w:val="24"/>
        </w:rPr>
        <w:t>其中，</w:t>
      </w:r>
      <m:oMath>
        <m:r>
          <w:rPr>
            <w:rFonts w:ascii="Cambria Math" w:hAnsi="Cambria Math" w:hint="eastAsia"/>
            <w:sz w:val="24"/>
            <w:szCs w:val="24"/>
          </w:rPr>
          <m:t>σ</m:t>
        </m:r>
      </m:oMath>
      <w:r w:rsidRPr="004D204A">
        <w:rPr>
          <w:rFonts w:ascii="宋体" w:hAnsi="宋体" w:hint="eastAsia"/>
          <w:sz w:val="24"/>
          <w:szCs w:val="24"/>
        </w:rPr>
        <w:t>为以太坊的世界状态，</w:t>
      </w:r>
      <m:oMath>
        <m:r>
          <w:rPr>
            <w:rFonts w:ascii="Cambria Math" w:hAnsi="Cambria Math" w:hint="eastAsia"/>
            <w:sz w:val="24"/>
            <w:szCs w:val="24"/>
          </w:rPr>
          <m:t>γ</m:t>
        </m:r>
      </m:oMath>
      <w:r w:rsidRPr="004D204A">
        <w:rPr>
          <w:rFonts w:ascii="宋体" w:hAnsi="宋体" w:hint="eastAsia"/>
          <w:sz w:val="24"/>
          <w:szCs w:val="24"/>
        </w:rPr>
        <w:t>为以太坊的状态转换函数，T为一个区块，因为任何计算机系统都可以被抽象成一个状态机，所以这个状态转换函数是区块链范式的基础，也是</w:t>
      </w:r>
      <w:proofErr w:type="gramStart"/>
      <w:r w:rsidRPr="004D204A">
        <w:rPr>
          <w:rFonts w:ascii="宋体" w:hAnsi="宋体" w:hint="eastAsia"/>
          <w:sz w:val="24"/>
          <w:szCs w:val="24"/>
        </w:rPr>
        <w:t>任何去</w:t>
      </w:r>
      <w:proofErr w:type="gramEnd"/>
      <w:r w:rsidRPr="004D204A">
        <w:rPr>
          <w:rFonts w:ascii="宋体" w:hAnsi="宋体" w:hint="eastAsia"/>
          <w:sz w:val="24"/>
          <w:szCs w:val="24"/>
        </w:rPr>
        <w:t xml:space="preserve">中心化交易系统的基础。 </w:t>
      </w:r>
      <w:proofErr w:type="gramStart"/>
      <w:r w:rsidRPr="004D204A">
        <w:rPr>
          <w:rFonts w:ascii="宋体" w:hAnsi="宋体" w:hint="eastAsia"/>
          <w:sz w:val="24"/>
          <w:szCs w:val="24"/>
        </w:rPr>
        <w:t>以太坊将所有</w:t>
      </w:r>
      <w:proofErr w:type="gramEnd"/>
      <w:r w:rsidRPr="004D204A">
        <w:rPr>
          <w:rFonts w:ascii="宋体" w:hAnsi="宋体" w:hint="eastAsia"/>
          <w:sz w:val="24"/>
          <w:szCs w:val="24"/>
        </w:rPr>
        <w:t>账户的状态以</w:t>
      </w:r>
      <w:r w:rsidRPr="004D204A">
        <w:rPr>
          <w:rFonts w:ascii="宋体" w:hAnsi="宋体"/>
          <w:sz w:val="24"/>
          <w:szCs w:val="24"/>
        </w:rPr>
        <w:t>RLP</w:t>
      </w:r>
      <w:r w:rsidRPr="004D204A">
        <w:rPr>
          <w:rFonts w:ascii="宋体" w:hAnsi="宋体" w:hint="eastAsia"/>
          <w:sz w:val="24"/>
          <w:szCs w:val="24"/>
        </w:rPr>
        <w:t>编码的方式存储在区块中的一个s</w:t>
      </w:r>
      <w:r w:rsidRPr="004D204A">
        <w:rPr>
          <w:rFonts w:ascii="宋体" w:hAnsi="宋体"/>
          <w:sz w:val="24"/>
          <w:szCs w:val="24"/>
        </w:rPr>
        <w:t xml:space="preserve">tate </w:t>
      </w:r>
      <w:proofErr w:type="spellStart"/>
      <w:r w:rsidRPr="004D204A">
        <w:rPr>
          <w:rFonts w:ascii="宋体" w:hAnsi="宋体"/>
          <w:sz w:val="24"/>
          <w:szCs w:val="24"/>
        </w:rPr>
        <w:t>trie</w:t>
      </w:r>
      <w:proofErr w:type="spellEnd"/>
      <w:r w:rsidRPr="004D204A">
        <w:rPr>
          <w:rFonts w:ascii="宋体" w:hAnsi="宋体" w:hint="eastAsia"/>
          <w:sz w:val="24"/>
          <w:szCs w:val="24"/>
        </w:rPr>
        <w:t>中，</w:t>
      </w:r>
      <w:r w:rsidRPr="004D204A">
        <w:rPr>
          <w:rFonts w:ascii="宋体" w:hAnsi="宋体"/>
          <w:sz w:val="24"/>
          <w:szCs w:val="24"/>
        </w:rPr>
        <w:t xml:space="preserve">叫做Merkle Patricia </w:t>
      </w:r>
      <w:proofErr w:type="spellStart"/>
      <w:r w:rsidRPr="004D204A">
        <w:rPr>
          <w:rFonts w:ascii="宋体" w:hAnsi="宋体"/>
          <w:sz w:val="24"/>
          <w:szCs w:val="24"/>
        </w:rPr>
        <w:t>Trie</w:t>
      </w:r>
      <w:proofErr w:type="spellEnd"/>
      <w:r w:rsidRPr="004D204A">
        <w:rPr>
          <w:rFonts w:ascii="宋体" w:hAnsi="宋体" w:hint="eastAsia"/>
          <w:sz w:val="24"/>
          <w:szCs w:val="24"/>
        </w:rPr>
        <w:t xml:space="preserve"> (</w:t>
      </w:r>
      <w:r w:rsidRPr="004D204A">
        <w:rPr>
          <w:rFonts w:ascii="宋体" w:hAnsi="宋体"/>
          <w:sz w:val="24"/>
          <w:szCs w:val="24"/>
        </w:rPr>
        <w:t>MPT</w:t>
      </w:r>
      <w:r w:rsidRPr="004D204A">
        <w:rPr>
          <w:rFonts w:ascii="宋体" w:hAnsi="宋体" w:hint="eastAsia"/>
          <w:sz w:val="24"/>
          <w:szCs w:val="24"/>
        </w:rPr>
        <w:t>)[23</w:t>
      </w:r>
      <w:r w:rsidRPr="004D204A">
        <w:rPr>
          <w:rFonts w:ascii="宋体" w:hAnsi="宋体"/>
          <w:sz w:val="24"/>
          <w:szCs w:val="24"/>
        </w:rPr>
        <w:t>]</w:t>
      </w:r>
      <w:r w:rsidRPr="004D204A">
        <w:rPr>
          <w:rFonts w:ascii="宋体" w:hAnsi="宋体" w:hint="eastAsia"/>
          <w:sz w:val="24"/>
          <w:szCs w:val="24"/>
        </w:rPr>
        <w:t>，MPT的</w:t>
      </w:r>
      <w:r w:rsidRPr="004D204A">
        <w:rPr>
          <w:rFonts w:ascii="宋体" w:hAnsi="宋体"/>
          <w:sz w:val="24"/>
          <w:szCs w:val="24"/>
        </w:rPr>
        <w:t>叶子节点是每个以太坊</w:t>
      </w:r>
      <w:r w:rsidRPr="004D204A">
        <w:rPr>
          <w:rFonts w:ascii="宋体" w:hAnsi="宋体" w:hint="eastAsia"/>
          <w:sz w:val="24"/>
          <w:szCs w:val="24"/>
        </w:rPr>
        <w:t>账户</w:t>
      </w:r>
      <w:r w:rsidRPr="004D204A">
        <w:rPr>
          <w:rFonts w:ascii="宋体" w:hAnsi="宋体"/>
          <w:sz w:val="24"/>
          <w:szCs w:val="24"/>
        </w:rPr>
        <w:t>的状态，分支</w:t>
      </w:r>
      <w:r w:rsidRPr="004D204A">
        <w:rPr>
          <w:rFonts w:ascii="宋体" w:hAnsi="宋体" w:hint="eastAsia"/>
          <w:sz w:val="24"/>
          <w:szCs w:val="24"/>
        </w:rPr>
        <w:t>信息</w:t>
      </w:r>
      <w:r w:rsidRPr="004D204A">
        <w:rPr>
          <w:rFonts w:ascii="宋体" w:hAnsi="宋体"/>
          <w:sz w:val="24"/>
          <w:szCs w:val="24"/>
        </w:rPr>
        <w:t>则存放账户</w:t>
      </w:r>
      <w:r w:rsidRPr="004D204A">
        <w:rPr>
          <w:rFonts w:ascii="宋体" w:hAnsi="宋体" w:hint="eastAsia"/>
          <w:sz w:val="24"/>
          <w:szCs w:val="24"/>
        </w:rPr>
        <w:t>地址</w:t>
      </w:r>
      <w:r w:rsidRPr="004D204A">
        <w:rPr>
          <w:rFonts w:ascii="宋体" w:hAnsi="宋体"/>
          <w:sz w:val="24"/>
          <w:szCs w:val="24"/>
        </w:rPr>
        <w:t>的</w:t>
      </w:r>
      <w:r w:rsidRPr="004D204A">
        <w:rPr>
          <w:rFonts w:ascii="宋体" w:hAnsi="宋体" w:hint="eastAsia"/>
          <w:sz w:val="24"/>
          <w:szCs w:val="24"/>
        </w:rPr>
        <w:t>压缩前缀</w:t>
      </w:r>
      <w:r w:rsidRPr="004D204A">
        <w:rPr>
          <w:rFonts w:ascii="宋体" w:hAnsi="宋体"/>
          <w:sz w:val="24"/>
          <w:szCs w:val="24"/>
        </w:rPr>
        <w:t>，</w:t>
      </w:r>
      <w:r w:rsidRPr="004D204A">
        <w:rPr>
          <w:rFonts w:ascii="宋体" w:hAnsi="宋体" w:hint="eastAsia"/>
          <w:sz w:val="24"/>
          <w:szCs w:val="24"/>
        </w:rPr>
        <w:t>矿工</w:t>
      </w:r>
      <w:r w:rsidRPr="004D204A">
        <w:rPr>
          <w:rFonts w:ascii="宋体" w:hAnsi="宋体"/>
          <w:sz w:val="24"/>
          <w:szCs w:val="24"/>
        </w:rPr>
        <w:t>根据区块内的交易信息来更新</w:t>
      </w:r>
      <w:r w:rsidRPr="004D204A">
        <w:rPr>
          <w:rFonts w:ascii="宋体" w:hAnsi="宋体" w:hint="eastAsia"/>
          <w:sz w:val="24"/>
          <w:szCs w:val="24"/>
        </w:rPr>
        <w:t>MPT中</w:t>
      </w:r>
      <w:r w:rsidRPr="004D204A">
        <w:rPr>
          <w:rFonts w:ascii="宋体" w:hAnsi="宋体"/>
          <w:sz w:val="24"/>
          <w:szCs w:val="24"/>
        </w:rPr>
        <w:t>账户的状态，因此最新区块中保存着所有账户的</w:t>
      </w:r>
      <w:r w:rsidRPr="004D204A">
        <w:rPr>
          <w:rFonts w:ascii="宋体" w:hAnsi="宋体" w:hint="eastAsia"/>
          <w:sz w:val="24"/>
          <w:szCs w:val="24"/>
        </w:rPr>
        <w:t>最新状态</w:t>
      </w:r>
      <w:r w:rsidRPr="004D204A">
        <w:rPr>
          <w:rFonts w:ascii="宋体" w:hAnsi="宋体"/>
          <w:sz w:val="24"/>
          <w:szCs w:val="24"/>
        </w:rPr>
        <w:t>，MPT</w:t>
      </w:r>
      <w:r w:rsidRPr="004D204A">
        <w:rPr>
          <w:rFonts w:ascii="宋体" w:hAnsi="宋体" w:hint="eastAsia"/>
          <w:sz w:val="24"/>
          <w:szCs w:val="24"/>
        </w:rPr>
        <w:t>的</w:t>
      </w:r>
      <w:r w:rsidRPr="004D204A">
        <w:rPr>
          <w:rFonts w:ascii="宋体" w:hAnsi="宋体"/>
          <w:sz w:val="24"/>
          <w:szCs w:val="24"/>
        </w:rPr>
        <w:t>root hash</w:t>
      </w:r>
      <w:r w:rsidRPr="004D204A">
        <w:rPr>
          <w:rFonts w:ascii="宋体" w:hAnsi="宋体" w:hint="eastAsia"/>
          <w:sz w:val="24"/>
          <w:szCs w:val="24"/>
        </w:rPr>
        <w:t>存在</w:t>
      </w:r>
      <w:proofErr w:type="gramStart"/>
      <w:r w:rsidRPr="004D204A">
        <w:rPr>
          <w:rFonts w:ascii="宋体" w:hAnsi="宋体"/>
          <w:sz w:val="24"/>
          <w:szCs w:val="24"/>
        </w:rPr>
        <w:t>区块头</w:t>
      </w:r>
      <w:proofErr w:type="gramEnd"/>
      <w:r w:rsidRPr="004D204A">
        <w:rPr>
          <w:rFonts w:ascii="宋体" w:hAnsi="宋体"/>
          <w:sz w:val="24"/>
          <w:szCs w:val="24"/>
        </w:rPr>
        <w:t>中，因此以太坊</w:t>
      </w:r>
      <w:r w:rsidRPr="004D204A">
        <w:rPr>
          <w:rFonts w:ascii="宋体" w:hAnsi="宋体" w:hint="eastAsia"/>
          <w:sz w:val="24"/>
          <w:szCs w:val="24"/>
        </w:rPr>
        <w:t>节点可以通过</w:t>
      </w:r>
      <w:r w:rsidRPr="004D204A">
        <w:rPr>
          <w:rFonts w:ascii="宋体" w:hAnsi="宋体"/>
          <w:sz w:val="24"/>
          <w:szCs w:val="24"/>
        </w:rPr>
        <w:t>最新区块中的</w:t>
      </w:r>
      <w:r w:rsidRPr="004D204A">
        <w:rPr>
          <w:rFonts w:ascii="宋体" w:hAnsi="宋体" w:hint="eastAsia"/>
          <w:sz w:val="24"/>
          <w:szCs w:val="24"/>
        </w:rPr>
        <w:t>MPT对账户</w:t>
      </w:r>
      <w:r w:rsidRPr="004D204A">
        <w:rPr>
          <w:rFonts w:ascii="宋体" w:hAnsi="宋体"/>
          <w:sz w:val="24"/>
          <w:szCs w:val="24"/>
        </w:rPr>
        <w:t>的当前状态进行搜索，并通过</w:t>
      </w:r>
      <w:proofErr w:type="gramStart"/>
      <w:r w:rsidRPr="004D204A">
        <w:rPr>
          <w:rFonts w:ascii="宋体" w:hAnsi="宋体"/>
          <w:sz w:val="24"/>
          <w:szCs w:val="24"/>
        </w:rPr>
        <w:t>区块头</w:t>
      </w:r>
      <w:proofErr w:type="gramEnd"/>
      <w:r w:rsidRPr="004D204A">
        <w:rPr>
          <w:rFonts w:ascii="宋体" w:hAnsi="宋体"/>
          <w:sz w:val="24"/>
          <w:szCs w:val="24"/>
        </w:rPr>
        <w:t>进行验证。</w:t>
      </w:r>
    </w:p>
    <w:bookmarkEnd w:id="40"/>
    <w:p w14:paraId="242CE2F8" w14:textId="6FC66897" w:rsidR="00AF57D0" w:rsidRPr="00AF57D0" w:rsidRDefault="00AF57D0" w:rsidP="00AF57D0">
      <w:pPr>
        <w:spacing w:line="400" w:lineRule="exact"/>
        <w:rPr>
          <w:rFonts w:ascii="宋体" w:hAnsi="宋体"/>
          <w:b/>
          <w:bCs/>
          <w:sz w:val="24"/>
          <w:szCs w:val="24"/>
        </w:rPr>
      </w:pPr>
      <w:r w:rsidRPr="00AF57D0">
        <w:rPr>
          <w:rFonts w:ascii="宋体" w:hAnsi="宋体" w:hint="eastAsia"/>
          <w:b/>
          <w:bCs/>
          <w:sz w:val="24"/>
          <w:szCs w:val="24"/>
        </w:rPr>
        <w:t>2.1.3</w:t>
      </w:r>
      <w:r w:rsidRPr="00AF57D0">
        <w:rPr>
          <w:rFonts w:ascii="宋体" w:hAnsi="宋体"/>
          <w:b/>
          <w:bCs/>
          <w:sz w:val="24"/>
          <w:szCs w:val="24"/>
        </w:rPr>
        <w:t xml:space="preserve"> </w:t>
      </w:r>
      <w:bookmarkStart w:id="42" w:name="_Hlk66126728"/>
      <w:r w:rsidRPr="00AF57D0">
        <w:rPr>
          <w:rFonts w:ascii="宋体" w:hAnsi="宋体" w:hint="eastAsia"/>
          <w:b/>
          <w:bCs/>
          <w:sz w:val="24"/>
          <w:szCs w:val="24"/>
        </w:rPr>
        <w:t>区块链查询技术</w:t>
      </w:r>
      <w:bookmarkEnd w:id="42"/>
    </w:p>
    <w:p w14:paraId="29A7556E" w14:textId="4485619F" w:rsidR="00AF57D0" w:rsidRDefault="00AF57D0" w:rsidP="007548C6">
      <w:pPr>
        <w:spacing w:line="400" w:lineRule="exact"/>
        <w:ind w:firstLineChars="200" w:firstLine="480"/>
        <w:rPr>
          <w:rFonts w:ascii="宋体" w:hAnsi="宋体"/>
          <w:sz w:val="24"/>
          <w:szCs w:val="24"/>
        </w:rPr>
      </w:pPr>
      <w:bookmarkStart w:id="43" w:name="_Hlk66126745"/>
      <w:r>
        <w:rPr>
          <w:rFonts w:ascii="宋体" w:hAnsi="宋体" w:hint="eastAsia"/>
          <w:sz w:val="24"/>
          <w:szCs w:val="24"/>
        </w:rPr>
        <w:t>区块链底层的数据库大多是以</w:t>
      </w:r>
      <w:proofErr w:type="spellStart"/>
      <w:r>
        <w:rPr>
          <w:rFonts w:ascii="宋体" w:hAnsi="宋体" w:hint="eastAsia"/>
          <w:sz w:val="24"/>
          <w:szCs w:val="24"/>
        </w:rPr>
        <w:t>Level</w:t>
      </w:r>
      <w:r>
        <w:rPr>
          <w:rFonts w:ascii="宋体" w:hAnsi="宋体"/>
          <w:sz w:val="24"/>
          <w:szCs w:val="24"/>
        </w:rPr>
        <w:t>DB</w:t>
      </w:r>
      <w:proofErr w:type="spellEnd"/>
      <w:r>
        <w:rPr>
          <w:rFonts w:ascii="宋体" w:hAnsi="宋体" w:hint="eastAsia"/>
          <w:sz w:val="24"/>
          <w:szCs w:val="24"/>
        </w:rPr>
        <w:t>为代表的key</w:t>
      </w:r>
      <w:r>
        <w:rPr>
          <w:rFonts w:ascii="宋体" w:hAnsi="宋体"/>
          <w:sz w:val="24"/>
          <w:szCs w:val="24"/>
        </w:rPr>
        <w:t>-value</w:t>
      </w:r>
      <w:r>
        <w:rPr>
          <w:rFonts w:ascii="宋体" w:hAnsi="宋体" w:hint="eastAsia"/>
          <w:sz w:val="24"/>
          <w:szCs w:val="24"/>
        </w:rPr>
        <w:t>数据库，系统提供的查询功能较为简单，仅能提供针对k</w:t>
      </w:r>
      <w:r>
        <w:rPr>
          <w:rFonts w:ascii="宋体" w:hAnsi="宋体"/>
          <w:sz w:val="24"/>
          <w:szCs w:val="24"/>
        </w:rPr>
        <w:t>ey</w:t>
      </w:r>
      <w:r>
        <w:rPr>
          <w:rFonts w:ascii="宋体" w:hAnsi="宋体" w:hint="eastAsia"/>
          <w:sz w:val="24"/>
          <w:szCs w:val="24"/>
        </w:rPr>
        <w:t>的查询、更新和写入等操作。目前的区块链系统大多没有设计针对数据的查询功能，以以太坊为例，</w:t>
      </w:r>
      <w:r w:rsidR="007548C6">
        <w:rPr>
          <w:rFonts w:ascii="宋体" w:hAnsi="宋体" w:hint="eastAsia"/>
          <w:sz w:val="24"/>
          <w:szCs w:val="24"/>
        </w:rPr>
        <w:t>接收到用户的查询请求后，首先解析用户查询请求中的Key值，调用</w:t>
      </w:r>
      <w:proofErr w:type="spellStart"/>
      <w:r w:rsidR="007548C6">
        <w:rPr>
          <w:rFonts w:ascii="宋体" w:hAnsi="宋体"/>
          <w:sz w:val="24"/>
          <w:szCs w:val="24"/>
        </w:rPr>
        <w:t>LevelDB</w:t>
      </w:r>
      <w:proofErr w:type="spellEnd"/>
      <w:r w:rsidR="007548C6">
        <w:rPr>
          <w:rFonts w:ascii="宋体" w:hAnsi="宋体" w:hint="eastAsia"/>
          <w:sz w:val="24"/>
          <w:szCs w:val="24"/>
        </w:rPr>
        <w:t>的Ge</w:t>
      </w:r>
      <w:r w:rsidR="007548C6">
        <w:rPr>
          <w:rFonts w:ascii="宋体" w:hAnsi="宋体"/>
          <w:sz w:val="24"/>
          <w:szCs w:val="24"/>
        </w:rPr>
        <w:t>t</w:t>
      </w:r>
      <w:r w:rsidR="007548C6">
        <w:rPr>
          <w:rFonts w:ascii="宋体" w:hAnsi="宋体" w:hint="eastAsia"/>
          <w:sz w:val="24"/>
          <w:szCs w:val="24"/>
        </w:rPr>
        <w:t>方法获得V</w:t>
      </w:r>
      <w:r w:rsidR="007548C6">
        <w:rPr>
          <w:rFonts w:ascii="宋体" w:hAnsi="宋体"/>
          <w:sz w:val="24"/>
          <w:szCs w:val="24"/>
        </w:rPr>
        <w:t>alue</w:t>
      </w:r>
      <w:r w:rsidR="007548C6">
        <w:rPr>
          <w:rFonts w:ascii="宋体" w:hAnsi="宋体" w:hint="eastAsia"/>
          <w:sz w:val="24"/>
          <w:szCs w:val="24"/>
        </w:rPr>
        <w:t>字符串，然后将Value字符串解码并用Json数据封装后返回给客户端。在以太坊平台上，查询操作包括三种:</w:t>
      </w:r>
      <w:r w:rsidR="007548C6">
        <w:rPr>
          <w:rFonts w:ascii="宋体" w:hAnsi="宋体"/>
          <w:sz w:val="24"/>
          <w:szCs w:val="24"/>
        </w:rPr>
        <w:t>(1)</w:t>
      </w:r>
      <w:r w:rsidR="007548C6" w:rsidRPr="007548C6">
        <w:rPr>
          <w:rFonts w:ascii="宋体" w:hAnsi="宋体" w:hint="eastAsia"/>
          <w:sz w:val="24"/>
          <w:szCs w:val="24"/>
        </w:rPr>
        <w:t>按照区块高度查找</w:t>
      </w:r>
      <w:proofErr w:type="gramStart"/>
      <w:r w:rsidR="007548C6" w:rsidRPr="007548C6">
        <w:rPr>
          <w:rFonts w:ascii="宋体" w:hAnsi="宋体" w:hint="eastAsia"/>
          <w:sz w:val="24"/>
          <w:szCs w:val="24"/>
        </w:rPr>
        <w:t>区块头</w:t>
      </w:r>
      <w:proofErr w:type="gramEnd"/>
      <w:r w:rsidR="007548C6">
        <w:rPr>
          <w:rFonts w:ascii="宋体" w:hAnsi="宋体"/>
          <w:sz w:val="24"/>
          <w:szCs w:val="24"/>
        </w:rPr>
        <w:t>(2)</w:t>
      </w:r>
      <w:r w:rsidR="007548C6" w:rsidRPr="007548C6">
        <w:rPr>
          <w:rFonts w:ascii="宋体" w:hAnsi="宋体" w:hint="eastAsia"/>
          <w:sz w:val="24"/>
          <w:szCs w:val="24"/>
        </w:rPr>
        <w:t>按照区块哈希值查找</w:t>
      </w:r>
      <w:proofErr w:type="gramStart"/>
      <w:r w:rsidR="007548C6" w:rsidRPr="007548C6">
        <w:rPr>
          <w:rFonts w:ascii="宋体" w:hAnsi="宋体" w:hint="eastAsia"/>
          <w:sz w:val="24"/>
          <w:szCs w:val="24"/>
        </w:rPr>
        <w:t>区块头</w:t>
      </w:r>
      <w:proofErr w:type="gramEnd"/>
      <w:r w:rsidR="007548C6">
        <w:rPr>
          <w:rFonts w:ascii="宋体" w:hAnsi="宋体"/>
          <w:sz w:val="24"/>
          <w:szCs w:val="24"/>
        </w:rPr>
        <w:t>(3)</w:t>
      </w:r>
      <w:r w:rsidR="007548C6" w:rsidRPr="007548C6">
        <w:rPr>
          <w:rFonts w:ascii="宋体" w:hAnsi="宋体" w:hint="eastAsia"/>
          <w:sz w:val="24"/>
          <w:szCs w:val="24"/>
        </w:rPr>
        <w:t>按照交易哈希值查找交易</w:t>
      </w:r>
      <w:r w:rsidR="007548C6">
        <w:rPr>
          <w:rFonts w:ascii="宋体" w:hAnsi="宋体" w:hint="eastAsia"/>
          <w:sz w:val="24"/>
          <w:szCs w:val="24"/>
        </w:rPr>
        <w:t>[</w:t>
      </w:r>
      <w:r w:rsidR="007548C6">
        <w:rPr>
          <w:rFonts w:ascii="宋体" w:hAnsi="宋体"/>
          <w:sz w:val="24"/>
          <w:szCs w:val="24"/>
        </w:rPr>
        <w:t>4]</w:t>
      </w:r>
      <w:r w:rsidR="007548C6" w:rsidRPr="007548C6">
        <w:rPr>
          <w:rFonts w:ascii="宋体" w:hAnsi="宋体" w:hint="eastAsia"/>
          <w:sz w:val="24"/>
          <w:szCs w:val="24"/>
        </w:rPr>
        <w:t>。</w:t>
      </w:r>
      <w:r w:rsidR="007548C6">
        <w:rPr>
          <w:rFonts w:ascii="宋体" w:hAnsi="宋体" w:hint="eastAsia"/>
          <w:sz w:val="24"/>
          <w:szCs w:val="24"/>
        </w:rPr>
        <w:t>由于在设计之初没有考虑到复杂的分析型查询需求，目前的区块链系统大都不支持复杂的语义查询、K</w:t>
      </w:r>
      <w:r w:rsidR="007548C6">
        <w:rPr>
          <w:rFonts w:ascii="宋体" w:hAnsi="宋体"/>
          <w:sz w:val="24"/>
          <w:szCs w:val="24"/>
        </w:rPr>
        <w:t>-NN</w:t>
      </w:r>
      <w:r w:rsidR="007548C6">
        <w:rPr>
          <w:rFonts w:ascii="宋体" w:hAnsi="宋体" w:hint="eastAsia"/>
          <w:sz w:val="24"/>
          <w:szCs w:val="24"/>
        </w:rPr>
        <w:t>查询等方式。</w:t>
      </w:r>
    </w:p>
    <w:p w14:paraId="73E9BA60" w14:textId="3C0BECD1" w:rsidR="006D3B4D" w:rsidRDefault="006D3B4D" w:rsidP="006D3B4D">
      <w:pPr>
        <w:spacing w:line="400" w:lineRule="exact"/>
        <w:ind w:firstLineChars="200" w:firstLine="480"/>
        <w:rPr>
          <w:rFonts w:ascii="宋体" w:hAnsi="宋体"/>
          <w:sz w:val="24"/>
          <w:szCs w:val="24"/>
        </w:rPr>
      </w:pPr>
      <w:r w:rsidRPr="006D3B4D">
        <w:rPr>
          <w:rFonts w:ascii="宋体" w:hAnsi="宋体" w:hint="eastAsia"/>
          <w:sz w:val="24"/>
          <w:szCs w:val="24"/>
        </w:rPr>
        <w:t>为了增加区块链系统中的搜索功能，最有效的方法是增加查询处理引擎，主流的方案有两个，其中一个是外联数据库方法，是将区块链区块中的数据同步到外部数据库中，通过外部数据库的查询接口提供查询功能。</w:t>
      </w:r>
      <w:r>
        <w:rPr>
          <w:rFonts w:ascii="宋体" w:hAnsi="宋体" w:hint="eastAsia"/>
          <w:sz w:val="24"/>
          <w:szCs w:val="24"/>
        </w:rPr>
        <w:t>图1是外联数据库方法的结构。</w:t>
      </w:r>
    </w:p>
    <w:p w14:paraId="3088F2DB" w14:textId="1114DBBF" w:rsidR="006D3B4D" w:rsidRDefault="006D3B4D" w:rsidP="006D3B4D">
      <w:pPr>
        <w:ind w:firstLineChars="200" w:firstLine="420"/>
        <w:jc w:val="center"/>
        <w:rPr>
          <w:rFonts w:ascii="宋体" w:hAnsi="宋体"/>
          <w:sz w:val="24"/>
          <w:szCs w:val="24"/>
        </w:rPr>
      </w:pPr>
      <w:bookmarkStart w:id="44" w:name="_Hlk66128078"/>
      <w:bookmarkEnd w:id="43"/>
      <w:r>
        <w:rPr>
          <w:noProof/>
        </w:rPr>
        <w:drawing>
          <wp:inline distT="0" distB="0" distL="0" distR="0" wp14:anchorId="683EEAC7" wp14:editId="687BFE1B">
            <wp:extent cx="3841750" cy="2323736"/>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6345" cy="2332564"/>
                    </a:xfrm>
                    <a:prstGeom prst="rect">
                      <a:avLst/>
                    </a:prstGeom>
                  </pic:spPr>
                </pic:pic>
              </a:graphicData>
            </a:graphic>
          </wp:inline>
        </w:drawing>
      </w:r>
    </w:p>
    <w:p w14:paraId="6B9D3EFE" w14:textId="55055BE5" w:rsidR="006D3B4D" w:rsidRPr="006D3B4D" w:rsidRDefault="006D3B4D" w:rsidP="006D3B4D">
      <w:pPr>
        <w:spacing w:line="400" w:lineRule="exact"/>
        <w:ind w:firstLineChars="200" w:firstLine="480"/>
        <w:jc w:val="center"/>
        <w:rPr>
          <w:rFonts w:ascii="宋体" w:hAnsi="宋体"/>
          <w:sz w:val="24"/>
          <w:szCs w:val="24"/>
        </w:rPr>
      </w:pPr>
      <w:r>
        <w:rPr>
          <w:rFonts w:ascii="宋体" w:hAnsi="宋体" w:hint="eastAsia"/>
          <w:sz w:val="24"/>
          <w:szCs w:val="24"/>
        </w:rPr>
        <w:lastRenderedPageBreak/>
        <w:t>图1</w:t>
      </w:r>
      <w:r>
        <w:rPr>
          <w:rFonts w:ascii="宋体" w:hAnsi="宋体"/>
          <w:sz w:val="24"/>
          <w:szCs w:val="24"/>
        </w:rPr>
        <w:t xml:space="preserve"> </w:t>
      </w:r>
      <w:r>
        <w:rPr>
          <w:rFonts w:ascii="宋体" w:hAnsi="宋体" w:hint="eastAsia"/>
          <w:sz w:val="24"/>
          <w:szCs w:val="24"/>
        </w:rPr>
        <w:t>外联数据库方法</w:t>
      </w:r>
    </w:p>
    <w:p w14:paraId="5A75DE6D" w14:textId="1E49E81C" w:rsidR="006D3B4D" w:rsidRDefault="006D3B4D" w:rsidP="006D3B4D">
      <w:pPr>
        <w:spacing w:line="400" w:lineRule="exact"/>
        <w:ind w:firstLineChars="200" w:firstLine="480"/>
        <w:rPr>
          <w:rFonts w:ascii="宋体" w:hAnsi="宋体"/>
          <w:sz w:val="24"/>
          <w:szCs w:val="24"/>
        </w:rPr>
      </w:pPr>
      <w:bookmarkStart w:id="45" w:name="_Hlk66128165"/>
      <w:bookmarkEnd w:id="44"/>
      <w:r w:rsidRPr="006D3B4D">
        <w:rPr>
          <w:rFonts w:ascii="宋体" w:hAnsi="宋体" w:hint="eastAsia"/>
          <w:sz w:val="24"/>
          <w:szCs w:val="24"/>
        </w:rPr>
        <w:t>内置索引的方式在区块链系统内部建立索引结构，通过矿工共识维护索引结构，构建一个查询层</w:t>
      </w:r>
      <w:r>
        <w:rPr>
          <w:rFonts w:ascii="宋体" w:hAnsi="宋体" w:hint="eastAsia"/>
          <w:sz w:val="24"/>
          <w:szCs w:val="24"/>
        </w:rPr>
        <w:t>，图2是内置索引方法的结构。</w:t>
      </w:r>
    </w:p>
    <w:p w14:paraId="145A307F" w14:textId="133E34D2" w:rsidR="006D3B4D" w:rsidRDefault="006D3B4D" w:rsidP="006D3B4D">
      <w:pPr>
        <w:ind w:firstLineChars="200" w:firstLine="420"/>
        <w:jc w:val="center"/>
        <w:rPr>
          <w:rFonts w:ascii="宋体" w:hAnsi="宋体"/>
          <w:sz w:val="24"/>
          <w:szCs w:val="24"/>
        </w:rPr>
      </w:pPr>
      <w:bookmarkStart w:id="46" w:name="_Hlk66128196"/>
      <w:bookmarkEnd w:id="45"/>
      <w:r>
        <w:rPr>
          <w:noProof/>
        </w:rPr>
        <w:drawing>
          <wp:inline distT="0" distB="0" distL="0" distR="0" wp14:anchorId="6F0FB0AB" wp14:editId="12D1F18F">
            <wp:extent cx="3892550" cy="2128109"/>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322" cy="2135092"/>
                    </a:xfrm>
                    <a:prstGeom prst="rect">
                      <a:avLst/>
                    </a:prstGeom>
                  </pic:spPr>
                </pic:pic>
              </a:graphicData>
            </a:graphic>
          </wp:inline>
        </w:drawing>
      </w:r>
    </w:p>
    <w:p w14:paraId="547D1023" w14:textId="4BB7E0E1" w:rsidR="006D3B4D" w:rsidRPr="006D3B4D" w:rsidRDefault="006D3B4D" w:rsidP="006D3B4D">
      <w:pPr>
        <w:ind w:firstLineChars="200" w:firstLine="480"/>
        <w:jc w:val="center"/>
        <w:rPr>
          <w:rFonts w:ascii="宋体" w:hAnsi="宋体"/>
          <w:sz w:val="24"/>
          <w:szCs w:val="24"/>
        </w:rPr>
      </w:pPr>
      <w:r>
        <w:rPr>
          <w:rFonts w:ascii="宋体" w:hAnsi="宋体" w:hint="eastAsia"/>
          <w:sz w:val="24"/>
          <w:szCs w:val="24"/>
        </w:rPr>
        <w:t>图2</w:t>
      </w:r>
      <w:r>
        <w:rPr>
          <w:rFonts w:ascii="宋体" w:hAnsi="宋体"/>
          <w:sz w:val="24"/>
          <w:szCs w:val="24"/>
        </w:rPr>
        <w:t xml:space="preserve"> </w:t>
      </w:r>
      <w:r>
        <w:rPr>
          <w:rFonts w:ascii="宋体" w:hAnsi="宋体" w:hint="eastAsia"/>
          <w:sz w:val="24"/>
          <w:szCs w:val="24"/>
        </w:rPr>
        <w:t>内置索引结构</w:t>
      </w:r>
    </w:p>
    <w:p w14:paraId="4BFEE31C" w14:textId="739BBB7D" w:rsidR="002C3BD9" w:rsidRDefault="006D3B4D" w:rsidP="006D3B4D">
      <w:pPr>
        <w:spacing w:line="400" w:lineRule="exact"/>
        <w:ind w:firstLineChars="200" w:firstLine="480"/>
        <w:rPr>
          <w:rFonts w:ascii="宋体" w:hAnsi="宋体"/>
          <w:sz w:val="24"/>
          <w:szCs w:val="24"/>
        </w:rPr>
      </w:pPr>
      <w:bookmarkStart w:id="47" w:name="_Hlk66128253"/>
      <w:bookmarkEnd w:id="46"/>
      <w:r>
        <w:rPr>
          <w:rFonts w:ascii="宋体" w:hAnsi="宋体" w:hint="eastAsia"/>
          <w:sz w:val="24"/>
          <w:szCs w:val="24"/>
        </w:rPr>
        <w:t>这两种扩展方式各有利弊，</w:t>
      </w:r>
      <w:r w:rsidRPr="006D3B4D">
        <w:rPr>
          <w:rFonts w:ascii="宋体" w:hAnsi="宋体" w:hint="eastAsia"/>
          <w:sz w:val="24"/>
          <w:szCs w:val="24"/>
        </w:rPr>
        <w:t>外联数据的方法扩展性强，查询效率高，但需要有一个可信的中心机构提供搜索服务，去中心化程度低，如果想要提供可信的搜索功能，需要同步提供对搜索结果的完整性证明。内置索引的方法由于索引结构经共识得到，因此搜索结果安全可信，但实现的技术难度大。</w:t>
      </w:r>
    </w:p>
    <w:bookmarkEnd w:id="47"/>
    <w:p w14:paraId="5F69C98F" w14:textId="6C29FEE8" w:rsidR="005A36DC" w:rsidRDefault="005A36DC" w:rsidP="005A36DC">
      <w:pPr>
        <w:spacing w:line="400" w:lineRule="exact"/>
        <w:rPr>
          <w:rFonts w:ascii="宋体" w:hAnsi="宋体"/>
          <w:b/>
          <w:bCs/>
          <w:sz w:val="24"/>
          <w:szCs w:val="24"/>
        </w:rPr>
      </w:pPr>
      <w:r w:rsidRPr="005A36DC">
        <w:rPr>
          <w:rFonts w:ascii="宋体" w:hAnsi="宋体" w:hint="eastAsia"/>
          <w:b/>
          <w:bCs/>
          <w:sz w:val="24"/>
          <w:szCs w:val="24"/>
        </w:rPr>
        <w:t>2.1.4</w:t>
      </w:r>
      <w:r w:rsidRPr="005A36DC">
        <w:rPr>
          <w:rFonts w:ascii="宋体" w:hAnsi="宋体"/>
          <w:b/>
          <w:bCs/>
          <w:sz w:val="24"/>
          <w:szCs w:val="24"/>
        </w:rPr>
        <w:t xml:space="preserve"> </w:t>
      </w:r>
      <w:proofErr w:type="gramStart"/>
      <w:r w:rsidRPr="005A36DC">
        <w:rPr>
          <w:rFonts w:ascii="宋体" w:hAnsi="宋体" w:hint="eastAsia"/>
          <w:b/>
          <w:bCs/>
          <w:sz w:val="24"/>
          <w:szCs w:val="24"/>
        </w:rPr>
        <w:t>跨链技术</w:t>
      </w:r>
      <w:proofErr w:type="gramEnd"/>
    </w:p>
    <w:p w14:paraId="22250CF5" w14:textId="5781C28E" w:rsidR="005A36DC" w:rsidRPr="00696672" w:rsidRDefault="00661202" w:rsidP="00696672">
      <w:pPr>
        <w:spacing w:line="400" w:lineRule="exact"/>
        <w:ind w:firstLineChars="200" w:firstLine="480"/>
        <w:rPr>
          <w:rFonts w:ascii="宋体" w:hAnsi="宋体"/>
          <w:sz w:val="24"/>
          <w:szCs w:val="24"/>
        </w:rPr>
      </w:pPr>
      <w:r>
        <w:rPr>
          <w:rFonts w:ascii="宋体" w:hAnsi="宋体" w:hint="eastAsia"/>
          <w:sz w:val="24"/>
          <w:szCs w:val="24"/>
        </w:rPr>
        <w:t>传统的区块链系统大多是独立存在的，</w:t>
      </w:r>
      <w:proofErr w:type="gramStart"/>
      <w:r w:rsidR="0007231A">
        <w:rPr>
          <w:rFonts w:ascii="宋体" w:hAnsi="宋体" w:hint="eastAsia"/>
          <w:sz w:val="24"/>
          <w:szCs w:val="24"/>
        </w:rPr>
        <w:t>链与链之间</w:t>
      </w:r>
      <w:proofErr w:type="gramEnd"/>
      <w:r w:rsidR="0007231A">
        <w:rPr>
          <w:rFonts w:ascii="宋体" w:hAnsi="宋体" w:hint="eastAsia"/>
          <w:sz w:val="24"/>
          <w:szCs w:val="24"/>
        </w:rPr>
        <w:t>的共识协议不相同、数据账本</w:t>
      </w:r>
      <w:proofErr w:type="gramStart"/>
      <w:r w:rsidR="0007231A">
        <w:rPr>
          <w:rFonts w:ascii="宋体" w:hAnsi="宋体" w:hint="eastAsia"/>
          <w:sz w:val="24"/>
          <w:szCs w:val="24"/>
        </w:rPr>
        <w:t>不</w:t>
      </w:r>
      <w:proofErr w:type="gramEnd"/>
      <w:r w:rsidR="0007231A">
        <w:rPr>
          <w:rFonts w:ascii="宋体" w:hAnsi="宋体" w:hint="eastAsia"/>
          <w:sz w:val="24"/>
          <w:szCs w:val="24"/>
        </w:rPr>
        <w:t>共享，这样会导致价值孤岛和数据孤岛的存在，但随着应用的发展更加广泛和深入，链</w:t>
      </w:r>
      <w:proofErr w:type="gramStart"/>
      <w:r w:rsidR="0007231A">
        <w:rPr>
          <w:rFonts w:ascii="宋体" w:hAnsi="宋体" w:hint="eastAsia"/>
          <w:sz w:val="24"/>
          <w:szCs w:val="24"/>
        </w:rPr>
        <w:t>链</w:t>
      </w:r>
      <w:proofErr w:type="gramEnd"/>
      <w:r w:rsidR="0007231A">
        <w:rPr>
          <w:rFonts w:ascii="宋体" w:hAnsi="宋体" w:hint="eastAsia"/>
          <w:sz w:val="24"/>
          <w:szCs w:val="24"/>
        </w:rPr>
        <w:t>互联的需求越来越</w:t>
      </w:r>
      <w:r w:rsidR="00696672">
        <w:rPr>
          <w:rFonts w:ascii="宋体" w:hAnsi="宋体" w:hint="eastAsia"/>
          <w:sz w:val="24"/>
          <w:szCs w:val="24"/>
        </w:rPr>
        <w:t>迫切。</w:t>
      </w:r>
      <w:proofErr w:type="gramStart"/>
      <w:r w:rsidRPr="00661202">
        <w:rPr>
          <w:rFonts w:ascii="宋体" w:hAnsi="宋体" w:hint="eastAsia"/>
          <w:sz w:val="24"/>
          <w:szCs w:val="24"/>
        </w:rPr>
        <w:t>跨链技术</w:t>
      </w:r>
      <w:proofErr w:type="gramEnd"/>
      <w:r w:rsidR="00696672">
        <w:rPr>
          <w:rFonts w:ascii="宋体" w:hAnsi="宋体" w:hint="eastAsia"/>
          <w:sz w:val="24"/>
          <w:szCs w:val="24"/>
        </w:rPr>
        <w:t>就</w:t>
      </w:r>
      <w:r w:rsidRPr="00661202">
        <w:rPr>
          <w:rFonts w:ascii="宋体" w:hAnsi="宋体" w:hint="eastAsia"/>
          <w:sz w:val="24"/>
          <w:szCs w:val="24"/>
        </w:rPr>
        <w:t>是为了</w:t>
      </w:r>
      <w:r>
        <w:rPr>
          <w:rFonts w:ascii="宋体" w:hAnsi="宋体" w:hint="eastAsia"/>
          <w:sz w:val="24"/>
          <w:szCs w:val="24"/>
        </w:rPr>
        <w:t>解决区块链系统的价值孤岛和数据孤岛而产生的</w:t>
      </w:r>
      <w:r w:rsidR="006D1761">
        <w:rPr>
          <w:rFonts w:ascii="宋体" w:hAnsi="宋体" w:hint="eastAsia"/>
          <w:sz w:val="24"/>
          <w:szCs w:val="24"/>
        </w:rPr>
        <w:t>，为了实现区块链间的相互合作，必须通过</w:t>
      </w:r>
      <w:proofErr w:type="gramStart"/>
      <w:r w:rsidR="006D1761">
        <w:rPr>
          <w:rFonts w:ascii="宋体" w:hAnsi="宋体" w:hint="eastAsia"/>
          <w:sz w:val="24"/>
          <w:szCs w:val="24"/>
        </w:rPr>
        <w:t>跨链技术</w:t>
      </w:r>
      <w:proofErr w:type="gramEnd"/>
      <w:r w:rsidR="006D1761">
        <w:rPr>
          <w:rFonts w:ascii="宋体" w:hAnsi="宋体" w:hint="eastAsia"/>
          <w:sz w:val="24"/>
          <w:szCs w:val="24"/>
        </w:rPr>
        <w:t>来实现不同链之间的互联互通。</w:t>
      </w:r>
      <w:r w:rsidR="00FF46B2">
        <w:rPr>
          <w:rFonts w:ascii="宋体" w:hAnsi="宋体" w:hint="eastAsia"/>
          <w:sz w:val="24"/>
          <w:szCs w:val="24"/>
        </w:rPr>
        <w:t>目前已经出现的</w:t>
      </w:r>
      <w:proofErr w:type="gramStart"/>
      <w:r w:rsidR="00FF46B2">
        <w:rPr>
          <w:rFonts w:ascii="宋体" w:hAnsi="宋体" w:hint="eastAsia"/>
          <w:sz w:val="24"/>
          <w:szCs w:val="24"/>
        </w:rPr>
        <w:t>跨链技术</w:t>
      </w:r>
      <w:proofErr w:type="gramEnd"/>
      <w:r w:rsidR="00FF46B2">
        <w:rPr>
          <w:rFonts w:ascii="宋体" w:hAnsi="宋体" w:hint="eastAsia"/>
          <w:sz w:val="24"/>
          <w:szCs w:val="24"/>
        </w:rPr>
        <w:t>有公证人模式、中继链模式、侧链模式等，这些技术可以很好地解决</w:t>
      </w:r>
      <w:proofErr w:type="gramStart"/>
      <w:r w:rsidR="00FF46B2">
        <w:rPr>
          <w:rFonts w:ascii="宋体" w:hAnsi="宋体" w:hint="eastAsia"/>
          <w:sz w:val="24"/>
          <w:szCs w:val="24"/>
        </w:rPr>
        <w:t>跨链资产</w:t>
      </w:r>
      <w:proofErr w:type="gramEnd"/>
      <w:r w:rsidR="00FF46B2">
        <w:rPr>
          <w:rFonts w:ascii="宋体" w:hAnsi="宋体" w:hint="eastAsia"/>
          <w:sz w:val="24"/>
          <w:szCs w:val="24"/>
        </w:rPr>
        <w:t>交易地原子性和安全性等问题。</w:t>
      </w:r>
    </w:p>
    <w:p w14:paraId="678C91AA" w14:textId="79E96E38" w:rsidR="00C44B5F" w:rsidRDefault="00C44B5F" w:rsidP="00C44B5F">
      <w:pPr>
        <w:rPr>
          <w:b/>
          <w:sz w:val="28"/>
        </w:rPr>
      </w:pPr>
      <w:r>
        <w:rPr>
          <w:rFonts w:hint="eastAsia"/>
          <w:b/>
          <w:sz w:val="28"/>
        </w:rPr>
        <w:t>2</w:t>
      </w:r>
      <w:r w:rsidRPr="009C56DA">
        <w:rPr>
          <w:rFonts w:hint="eastAsia"/>
          <w:b/>
          <w:sz w:val="28"/>
        </w:rPr>
        <w:t>.</w:t>
      </w:r>
      <w:r>
        <w:rPr>
          <w:rFonts w:hint="eastAsia"/>
          <w:b/>
          <w:sz w:val="28"/>
        </w:rPr>
        <w:t>2</w:t>
      </w:r>
      <w:r w:rsidRPr="009C56DA">
        <w:rPr>
          <w:rFonts w:hint="eastAsia"/>
          <w:b/>
          <w:sz w:val="28"/>
        </w:rPr>
        <w:t xml:space="preserve"> </w:t>
      </w:r>
      <w:r>
        <w:rPr>
          <w:rFonts w:hint="eastAsia"/>
          <w:b/>
          <w:sz w:val="28"/>
        </w:rPr>
        <w:t>信息检索技术</w:t>
      </w:r>
    </w:p>
    <w:p w14:paraId="0B36481E" w14:textId="5E9930E3" w:rsidR="00C44B5F" w:rsidRPr="00C44B5F" w:rsidRDefault="00C44B5F" w:rsidP="009F4617">
      <w:pPr>
        <w:spacing w:line="400" w:lineRule="exact"/>
        <w:ind w:firstLineChars="200" w:firstLine="480"/>
        <w:rPr>
          <w:rFonts w:ascii="宋体" w:hAnsi="宋体"/>
          <w:sz w:val="24"/>
          <w:szCs w:val="24"/>
        </w:rPr>
      </w:pPr>
      <w:r w:rsidRPr="00C44B5F">
        <w:rPr>
          <w:rFonts w:ascii="宋体" w:hAnsi="宋体" w:hint="eastAsia"/>
          <w:sz w:val="24"/>
          <w:szCs w:val="24"/>
        </w:rPr>
        <w:t>信息</w:t>
      </w:r>
      <w:r>
        <w:rPr>
          <w:rFonts w:ascii="宋体" w:hAnsi="宋体" w:hint="eastAsia"/>
          <w:sz w:val="24"/>
          <w:szCs w:val="24"/>
        </w:rPr>
        <w:t>检索是用户进行</w:t>
      </w:r>
      <w:r w:rsidR="009F4617">
        <w:rPr>
          <w:rFonts w:ascii="宋体" w:hAnsi="宋体" w:hint="eastAsia"/>
          <w:sz w:val="24"/>
          <w:szCs w:val="24"/>
        </w:rPr>
        <w:t>信息查询的主要方法和手段，有广义和狭义之分，广义的信息检索包括信息的存储和检索，狭义的信息检索为信息的“查找”或“搜索”，目的都是针对用户的信息需求，通过信息检索的技术和方法</w:t>
      </w:r>
      <w:r w:rsidR="00DB3688">
        <w:rPr>
          <w:rFonts w:ascii="宋体" w:hAnsi="宋体" w:hint="eastAsia"/>
          <w:sz w:val="24"/>
          <w:szCs w:val="24"/>
        </w:rPr>
        <w:t>返回满足用户需求的相关信息。在数据库出现之后，为了对数据库中存储的数据进行查询，人们在数据库管理系统（D</w:t>
      </w:r>
      <w:r w:rsidR="00DB3688">
        <w:rPr>
          <w:rFonts w:ascii="宋体" w:hAnsi="宋体"/>
          <w:sz w:val="24"/>
          <w:szCs w:val="24"/>
        </w:rPr>
        <w:t>BMS</w:t>
      </w:r>
      <w:r w:rsidR="00DB3688">
        <w:rPr>
          <w:rFonts w:ascii="宋体" w:hAnsi="宋体" w:hint="eastAsia"/>
          <w:sz w:val="24"/>
          <w:szCs w:val="24"/>
        </w:rPr>
        <w:t>）中实现了数据库查询功能，特别是针对关系型数据库，利用结构化查询语言（S</w:t>
      </w:r>
      <w:r w:rsidR="00DB3688">
        <w:rPr>
          <w:rFonts w:ascii="宋体" w:hAnsi="宋体"/>
          <w:sz w:val="24"/>
          <w:szCs w:val="24"/>
        </w:rPr>
        <w:t>QL</w:t>
      </w:r>
      <w:r w:rsidR="00DB3688">
        <w:rPr>
          <w:rFonts w:ascii="宋体" w:hAnsi="宋体" w:hint="eastAsia"/>
          <w:sz w:val="24"/>
          <w:szCs w:val="24"/>
        </w:rPr>
        <w:t>）可以快速查找到想要查询的数据。而随着互联网上海量非结构化数据的出现，结构化查询语言已经无法满足用户的搜索需求，因此全文索引技术</w:t>
      </w:r>
      <w:r w:rsidR="00DB3688">
        <w:rPr>
          <w:rFonts w:ascii="宋体" w:hAnsi="宋体"/>
          <w:sz w:val="24"/>
          <w:szCs w:val="24"/>
        </w:rPr>
        <w:t>[24]</w:t>
      </w:r>
      <w:r w:rsidR="00194994">
        <w:rPr>
          <w:rFonts w:ascii="宋体" w:hAnsi="宋体" w:hint="eastAsia"/>
          <w:sz w:val="24"/>
          <w:szCs w:val="24"/>
        </w:rPr>
        <w:t>出现，全文索引</w:t>
      </w:r>
      <w:r w:rsidR="008C4076">
        <w:rPr>
          <w:rFonts w:ascii="宋体" w:hAnsi="宋体" w:hint="eastAsia"/>
          <w:sz w:val="24"/>
          <w:szCs w:val="24"/>
        </w:rPr>
        <w:t>技术是对大量非结构化数据进行搜索的关键技术，</w:t>
      </w:r>
      <w:r w:rsidR="008C4076">
        <w:rPr>
          <w:rFonts w:ascii="宋体" w:hAnsi="宋体" w:hint="eastAsia"/>
          <w:sz w:val="24"/>
          <w:szCs w:val="24"/>
        </w:rPr>
        <w:lastRenderedPageBreak/>
        <w:t>也是g</w:t>
      </w:r>
      <w:r w:rsidR="008C4076">
        <w:rPr>
          <w:rFonts w:ascii="宋体" w:hAnsi="宋体"/>
          <w:sz w:val="24"/>
          <w:szCs w:val="24"/>
        </w:rPr>
        <w:t>oogle</w:t>
      </w:r>
      <w:r w:rsidR="008C4076">
        <w:rPr>
          <w:rFonts w:ascii="宋体" w:hAnsi="宋体" w:hint="eastAsia"/>
          <w:sz w:val="24"/>
          <w:szCs w:val="24"/>
        </w:rPr>
        <w:t>，</w:t>
      </w:r>
      <w:proofErr w:type="spellStart"/>
      <w:r w:rsidR="008C4076">
        <w:rPr>
          <w:rFonts w:ascii="宋体" w:hAnsi="宋体"/>
          <w:sz w:val="24"/>
          <w:szCs w:val="24"/>
        </w:rPr>
        <w:t>bing</w:t>
      </w:r>
      <w:proofErr w:type="spellEnd"/>
      <w:r w:rsidR="008C4076">
        <w:rPr>
          <w:rFonts w:ascii="宋体" w:hAnsi="宋体" w:hint="eastAsia"/>
          <w:sz w:val="24"/>
          <w:szCs w:val="24"/>
        </w:rPr>
        <w:t>等搜索引擎的核心技术[</w:t>
      </w:r>
      <w:r w:rsidR="008C4076">
        <w:rPr>
          <w:rFonts w:ascii="宋体" w:hAnsi="宋体"/>
          <w:sz w:val="24"/>
          <w:szCs w:val="24"/>
        </w:rPr>
        <w:t>25]</w:t>
      </w:r>
      <w:r w:rsidR="008C4076">
        <w:rPr>
          <w:rFonts w:ascii="宋体" w:hAnsi="宋体" w:hint="eastAsia"/>
          <w:sz w:val="24"/>
          <w:szCs w:val="24"/>
        </w:rPr>
        <w:t>。由于区块链系统中存放的数据是半结构化或非结构化的，所以本节主要介绍全文索引技术中使用的相关算法和技术，同时针对</w:t>
      </w:r>
      <w:proofErr w:type="gramStart"/>
      <w:r w:rsidR="008C4076">
        <w:rPr>
          <w:rFonts w:ascii="宋体" w:hAnsi="宋体" w:hint="eastAsia"/>
          <w:sz w:val="24"/>
          <w:szCs w:val="24"/>
        </w:rPr>
        <w:t>于跨链检索</w:t>
      </w:r>
      <w:proofErr w:type="gramEnd"/>
      <w:r w:rsidR="008C4076">
        <w:rPr>
          <w:rFonts w:ascii="宋体" w:hAnsi="宋体" w:hint="eastAsia"/>
          <w:sz w:val="24"/>
          <w:szCs w:val="24"/>
        </w:rPr>
        <w:t>，本节还将介绍语义搜索和知识图谱中存在的相关技术。</w:t>
      </w:r>
    </w:p>
    <w:p w14:paraId="20885CE1" w14:textId="01109806" w:rsidR="003C5D78" w:rsidRPr="00C44B5F" w:rsidRDefault="00C44B5F" w:rsidP="003C5D78">
      <w:pPr>
        <w:spacing w:line="400" w:lineRule="exact"/>
        <w:rPr>
          <w:rFonts w:ascii="宋体" w:hAnsi="宋体"/>
          <w:b/>
          <w:bCs/>
          <w:sz w:val="24"/>
          <w:szCs w:val="24"/>
        </w:rPr>
      </w:pPr>
      <w:r w:rsidRPr="00C44B5F">
        <w:rPr>
          <w:rFonts w:ascii="宋体" w:hAnsi="宋体" w:hint="eastAsia"/>
          <w:b/>
          <w:bCs/>
          <w:sz w:val="24"/>
          <w:szCs w:val="24"/>
        </w:rPr>
        <w:t>2.2.1</w:t>
      </w:r>
      <w:r w:rsidRPr="00C44B5F">
        <w:rPr>
          <w:rFonts w:ascii="宋体" w:hAnsi="宋体"/>
          <w:b/>
          <w:bCs/>
          <w:sz w:val="24"/>
          <w:szCs w:val="24"/>
        </w:rPr>
        <w:t xml:space="preserve"> TF-IDF</w:t>
      </w:r>
      <w:r w:rsidRPr="00C44B5F">
        <w:rPr>
          <w:rFonts w:ascii="宋体" w:hAnsi="宋体" w:hint="eastAsia"/>
          <w:b/>
          <w:bCs/>
          <w:sz w:val="24"/>
          <w:szCs w:val="24"/>
        </w:rPr>
        <w:t>算法</w:t>
      </w:r>
    </w:p>
    <w:p w14:paraId="1B30AFE1" w14:textId="5CBD6092" w:rsidR="003C5D78" w:rsidRDefault="00083EC1" w:rsidP="00083EC1">
      <w:pPr>
        <w:spacing w:line="400" w:lineRule="exact"/>
        <w:ind w:firstLineChars="200" w:firstLine="480"/>
        <w:rPr>
          <w:rFonts w:ascii="宋体" w:hAnsi="宋体"/>
          <w:sz w:val="24"/>
          <w:szCs w:val="24"/>
        </w:rPr>
      </w:pPr>
      <w:r>
        <w:rPr>
          <w:rFonts w:ascii="宋体" w:hAnsi="宋体" w:hint="eastAsia"/>
          <w:sz w:val="24"/>
          <w:szCs w:val="24"/>
        </w:rPr>
        <w:t>T</w:t>
      </w:r>
      <w:r>
        <w:rPr>
          <w:rFonts w:ascii="宋体" w:hAnsi="宋体"/>
          <w:sz w:val="24"/>
          <w:szCs w:val="24"/>
        </w:rPr>
        <w:t>F-IDF</w:t>
      </w:r>
      <w:r>
        <w:rPr>
          <w:rFonts w:ascii="宋体" w:hAnsi="宋体" w:hint="eastAsia"/>
          <w:sz w:val="24"/>
          <w:szCs w:val="24"/>
        </w:rPr>
        <w:t>算法是一种在信息检索和数据挖掘领域中常见的加权技术，是传统的统计算法，可以用于评估一个词在一个文档集或语料库中对于某一个文档的重要性[</w:t>
      </w:r>
      <w:r>
        <w:rPr>
          <w:rFonts w:ascii="宋体" w:hAnsi="宋体"/>
          <w:sz w:val="24"/>
          <w:szCs w:val="24"/>
        </w:rPr>
        <w:t>26]</w:t>
      </w:r>
      <w:r>
        <w:rPr>
          <w:rFonts w:ascii="宋体" w:hAnsi="宋体" w:hint="eastAsia"/>
          <w:sz w:val="24"/>
          <w:szCs w:val="24"/>
        </w:rPr>
        <w:t>。T</w:t>
      </w:r>
      <w:r>
        <w:rPr>
          <w:rFonts w:ascii="宋体" w:hAnsi="宋体"/>
          <w:sz w:val="24"/>
          <w:szCs w:val="24"/>
        </w:rPr>
        <w:t>F-IDF</w:t>
      </w:r>
      <w:r>
        <w:rPr>
          <w:rFonts w:ascii="宋体" w:hAnsi="宋体" w:hint="eastAsia"/>
          <w:sz w:val="24"/>
          <w:szCs w:val="24"/>
        </w:rPr>
        <w:t>表示一个词的重要程度随着它在文件中出现的次数增大而增大，同时随着在整个文档集中出现的频率增大而减小。T</w:t>
      </w:r>
      <w:r>
        <w:rPr>
          <w:rFonts w:ascii="宋体" w:hAnsi="宋体"/>
          <w:sz w:val="24"/>
          <w:szCs w:val="24"/>
        </w:rPr>
        <w:t>F-IDF</w:t>
      </w:r>
      <w:r w:rsidR="0071670E">
        <w:rPr>
          <w:rFonts w:ascii="宋体" w:hAnsi="宋体" w:hint="eastAsia"/>
          <w:sz w:val="24"/>
          <w:szCs w:val="24"/>
        </w:rPr>
        <w:t>的主要思想是如果一个词在某一篇文章中频繁出现而在其他文章中较少出现，则认为该词对于该文章在所有文章中进行分类很重要。</w:t>
      </w:r>
    </w:p>
    <w:p w14:paraId="5E5955D6" w14:textId="4C940689" w:rsidR="0071670E" w:rsidRPr="0071670E" w:rsidRDefault="00E4385B" w:rsidP="0071670E">
      <w:pPr>
        <w:ind w:firstLineChars="200" w:firstLine="480"/>
        <w:rPr>
          <w:rFonts w:ascii="宋体" w:hAnsi="宋体"/>
          <w:sz w:val="24"/>
          <w:szCs w:val="24"/>
        </w:rPr>
      </w:pPr>
      <w:r>
        <w:rPr>
          <w:rFonts w:ascii="宋体" w:hAnsi="宋体" w:hint="eastAsia"/>
          <w:sz w:val="24"/>
          <w:szCs w:val="24"/>
        </w:rPr>
        <w:t>T</w:t>
      </w:r>
      <w:r>
        <w:rPr>
          <w:rFonts w:ascii="宋体" w:hAnsi="宋体"/>
          <w:sz w:val="24"/>
          <w:szCs w:val="24"/>
        </w:rPr>
        <w:t>F-IDF</w:t>
      </w:r>
      <w:r w:rsidR="0071670E">
        <w:rPr>
          <w:rFonts w:ascii="宋体" w:hAnsi="宋体" w:hint="eastAsia"/>
          <w:sz w:val="24"/>
          <w:szCs w:val="24"/>
        </w:rPr>
        <w:t>实际上是T</w:t>
      </w:r>
      <w:r w:rsidR="0071670E">
        <w:rPr>
          <w:rFonts w:ascii="宋体" w:hAnsi="宋体"/>
          <w:sz w:val="24"/>
          <w:szCs w:val="24"/>
        </w:rPr>
        <w:t xml:space="preserve">F </w:t>
      </w:r>
      <w:r w:rsidR="0071670E">
        <w:rPr>
          <w:rFonts w:ascii="宋体" w:hAnsi="宋体" w:hint="eastAsia"/>
          <w:sz w:val="24"/>
          <w:szCs w:val="24"/>
        </w:rPr>
        <w:t>*</w:t>
      </w:r>
      <w:r w:rsidR="0071670E">
        <w:rPr>
          <w:rFonts w:ascii="宋体" w:hAnsi="宋体"/>
          <w:sz w:val="24"/>
          <w:szCs w:val="24"/>
        </w:rPr>
        <w:t xml:space="preserve"> IDF</w:t>
      </w:r>
      <w:r w:rsidR="0071670E">
        <w:rPr>
          <w:rFonts w:ascii="宋体" w:hAnsi="宋体" w:hint="eastAsia"/>
          <w:sz w:val="24"/>
          <w:szCs w:val="24"/>
        </w:rPr>
        <w:t>，其中</w:t>
      </w:r>
      <w:r w:rsidR="0071670E" w:rsidRPr="0071670E">
        <w:rPr>
          <w:rFonts w:ascii="宋体" w:hAnsi="宋体" w:hint="eastAsia"/>
          <w:sz w:val="24"/>
          <w:szCs w:val="24"/>
        </w:rPr>
        <w:t>，TF(</w:t>
      </w:r>
      <w:r w:rsidR="0071670E" w:rsidRPr="0071670E">
        <w:rPr>
          <w:rFonts w:ascii="宋体" w:hAnsi="宋体"/>
          <w:sz w:val="24"/>
          <w:szCs w:val="24"/>
        </w:rPr>
        <w:t>Term Frequency</w:t>
      </w:r>
      <w:r w:rsidR="0071670E" w:rsidRPr="0071670E">
        <w:rPr>
          <w:rFonts w:ascii="宋体" w:hAnsi="宋体" w:hint="eastAsia"/>
          <w:sz w:val="24"/>
          <w:szCs w:val="24"/>
        </w:rPr>
        <w:t>)指词条</w:t>
      </w:r>
      <w:r w:rsidR="0071670E" w:rsidRPr="0071670E">
        <w:rPr>
          <w:rFonts w:ascii="宋体" w:hAnsi="宋体"/>
          <w:sz w:val="24"/>
          <w:szCs w:val="24"/>
        </w:rPr>
        <w:t>在</w:t>
      </w:r>
      <w:r w:rsidR="0071670E" w:rsidRPr="0071670E">
        <w:rPr>
          <w:rFonts w:ascii="宋体" w:hAnsi="宋体" w:hint="eastAsia"/>
          <w:sz w:val="24"/>
          <w:szCs w:val="24"/>
        </w:rPr>
        <w:t>数据</w:t>
      </w:r>
      <w:r w:rsidR="0071670E" w:rsidRPr="0071670E">
        <w:rPr>
          <w:rFonts w:ascii="宋体" w:hAnsi="宋体"/>
          <w:sz w:val="24"/>
          <w:szCs w:val="24"/>
        </w:rPr>
        <w:t>中出现的频率，计算公式如下：</w:t>
      </w:r>
    </w:p>
    <w:p w14:paraId="243ECBC2" w14:textId="77777777" w:rsidR="0071670E" w:rsidRPr="0071670E" w:rsidRDefault="0071670E" w:rsidP="0071670E">
      <w:pPr>
        <w:ind w:firstLineChars="200" w:firstLine="480"/>
        <w:rPr>
          <w:rFonts w:ascii="宋体" w:hAnsi="宋体"/>
          <w:sz w:val="24"/>
          <w:szCs w:val="24"/>
        </w:rPr>
      </w:pPr>
      <w:r w:rsidRPr="0071670E">
        <w:rPr>
          <w:rFonts w:ascii="宋体" w:hAnsi="宋体"/>
          <w:sz w:val="24"/>
          <w:szCs w:val="24"/>
        </w:rPr>
        <w:t xml:space="preserve">                         </w:t>
      </w:r>
      <m:oMath>
        <m:sSub>
          <m:sSubPr>
            <m:ctrlPr>
              <w:rPr>
                <w:rFonts w:ascii="Cambria Math" w:hAnsi="Cambria Math"/>
                <w:sz w:val="24"/>
                <w:szCs w:val="24"/>
              </w:rPr>
            </m:ctrlPr>
          </m:sSubPr>
          <m:e>
            <m:r>
              <w:rPr>
                <w:rFonts w:ascii="Cambria Math" w:hAnsi="Cambria Math"/>
                <w:sz w:val="24"/>
                <w:szCs w:val="24"/>
              </w:rPr>
              <m:t>TF</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 xml:space="preserve"> </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num>
          <m:den>
            <m:nary>
              <m:naryPr>
                <m:chr m:val="∑"/>
                <m:limLoc m:val="subSup"/>
                <m:supHide m:val="1"/>
                <m:ctrlPr>
                  <w:rPr>
                    <w:rFonts w:ascii="Cambria Math" w:hAnsi="Cambria Math"/>
                    <w:sz w:val="24"/>
                    <w:szCs w:val="24"/>
                  </w:rPr>
                </m:ctrlPr>
              </m:naryPr>
              <m:sub>
                <m:r>
                  <w:rPr>
                    <w:rFonts w:ascii="Cambria Math" w:hAnsi="Cambria Math"/>
                    <w:sz w:val="24"/>
                    <w:szCs w:val="24"/>
                  </w:rPr>
                  <m:t>k</m:t>
                </m:r>
              </m:sub>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r>
                      <m:rPr>
                        <m:sty m:val="p"/>
                      </m:rPr>
                      <w:rPr>
                        <w:rFonts w:ascii="Cambria Math" w:hAnsi="Cambria Math"/>
                        <w:sz w:val="24"/>
                        <w:szCs w:val="24"/>
                      </w:rPr>
                      <m:t>,</m:t>
                    </m:r>
                    <m:r>
                      <w:rPr>
                        <w:rFonts w:ascii="Cambria Math" w:hAnsi="Cambria Math"/>
                        <w:sz w:val="24"/>
                        <w:szCs w:val="24"/>
                      </w:rPr>
                      <m:t>j</m:t>
                    </m:r>
                  </m:sub>
                </m:sSub>
              </m:e>
            </m:nary>
          </m:den>
        </m:f>
      </m:oMath>
    </w:p>
    <w:p w14:paraId="181BA33A" w14:textId="77777777" w:rsidR="0071670E" w:rsidRPr="0071670E" w:rsidRDefault="0071670E" w:rsidP="0071670E">
      <w:pPr>
        <w:ind w:firstLineChars="200" w:firstLine="480"/>
        <w:rPr>
          <w:rFonts w:ascii="宋体" w:hAnsi="宋体"/>
          <w:sz w:val="24"/>
          <w:szCs w:val="24"/>
        </w:rPr>
      </w:pPr>
      <w:r w:rsidRPr="0071670E">
        <w:rPr>
          <w:rFonts w:ascii="宋体" w:hAnsi="宋体" w:hint="eastAsia"/>
          <w:sz w:val="24"/>
          <w:szCs w:val="24"/>
        </w:rPr>
        <w:t>其中</w:t>
      </w:r>
      <w:r w:rsidRPr="0071670E">
        <w:rPr>
          <w:rFonts w:ascii="宋体" w:hAnsi="宋体"/>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oMath>
      <w:r w:rsidRPr="0071670E">
        <w:rPr>
          <w:rFonts w:ascii="宋体" w:hAnsi="宋体" w:hint="eastAsia"/>
          <w:sz w:val="24"/>
          <w:szCs w:val="24"/>
        </w:rPr>
        <w:t>表示</w:t>
      </w:r>
      <w:r w:rsidRPr="0071670E">
        <w:rPr>
          <w:rFonts w:ascii="宋体" w:hAnsi="宋体"/>
          <w:sz w:val="24"/>
          <w:szCs w:val="24"/>
        </w:rPr>
        <w:t>关键字</w:t>
      </w:r>
      <w:proofErr w:type="spellStart"/>
      <w:r w:rsidRPr="0071670E">
        <w:rPr>
          <w:rFonts w:ascii="宋体" w:hAnsi="宋体" w:hint="eastAsia"/>
          <w:sz w:val="24"/>
          <w:szCs w:val="24"/>
        </w:rPr>
        <w:t>i</w:t>
      </w:r>
      <w:proofErr w:type="spellEnd"/>
      <w:r w:rsidRPr="0071670E">
        <w:rPr>
          <w:rFonts w:ascii="宋体" w:hAnsi="宋体" w:hint="eastAsia"/>
          <w:sz w:val="24"/>
          <w:szCs w:val="24"/>
        </w:rPr>
        <w:t>在</w:t>
      </w:r>
      <w:r w:rsidRPr="0071670E">
        <w:rPr>
          <w:rFonts w:ascii="宋体" w:hAnsi="宋体"/>
          <w:sz w:val="24"/>
          <w:szCs w:val="24"/>
        </w:rPr>
        <w:t>数据</w:t>
      </w:r>
      <w:r w:rsidRPr="0071670E">
        <w:rPr>
          <w:rFonts w:ascii="宋体" w:hAnsi="宋体" w:hint="eastAsia"/>
          <w:sz w:val="24"/>
          <w:szCs w:val="24"/>
        </w:rPr>
        <w:t>j中</w:t>
      </w:r>
      <w:r w:rsidRPr="0071670E">
        <w:rPr>
          <w:rFonts w:ascii="宋体" w:hAnsi="宋体"/>
          <w:sz w:val="24"/>
          <w:szCs w:val="24"/>
        </w:rPr>
        <w:t>出现的次数，</w:t>
      </w:r>
      <w:r w:rsidRPr="0071670E">
        <w:rPr>
          <w:rFonts w:ascii="宋体" w:hAnsi="宋体" w:hint="eastAsia"/>
          <w:sz w:val="24"/>
          <w:szCs w:val="24"/>
        </w:rPr>
        <w:t>分母则表示数据j</w:t>
      </w:r>
      <w:r w:rsidRPr="0071670E">
        <w:rPr>
          <w:rFonts w:ascii="宋体" w:hAnsi="宋体"/>
          <w:sz w:val="24"/>
          <w:szCs w:val="24"/>
        </w:rPr>
        <w:t>中的</w:t>
      </w:r>
      <w:r w:rsidRPr="0071670E">
        <w:rPr>
          <w:rFonts w:ascii="宋体" w:hAnsi="宋体" w:hint="eastAsia"/>
          <w:sz w:val="24"/>
          <w:szCs w:val="24"/>
        </w:rPr>
        <w:t>总词数</w:t>
      </w:r>
      <w:r w:rsidRPr="0071670E">
        <w:rPr>
          <w:rFonts w:ascii="宋体" w:hAnsi="宋体"/>
          <w:sz w:val="24"/>
          <w:szCs w:val="24"/>
        </w:rPr>
        <w:t>，</w:t>
      </w:r>
      <w:r w:rsidRPr="0071670E">
        <w:rPr>
          <w:rFonts w:ascii="宋体" w:hAnsi="宋体" w:hint="eastAsia"/>
          <w:sz w:val="24"/>
          <w:szCs w:val="24"/>
        </w:rPr>
        <w:t>IDF(</w:t>
      </w:r>
      <w:r w:rsidRPr="0071670E">
        <w:rPr>
          <w:rFonts w:ascii="宋体" w:hAnsi="宋体"/>
          <w:sz w:val="24"/>
          <w:szCs w:val="24"/>
        </w:rPr>
        <w:t>inverse document frequency</w:t>
      </w:r>
      <w:r w:rsidRPr="0071670E">
        <w:rPr>
          <w:rFonts w:ascii="宋体" w:hAnsi="宋体" w:hint="eastAsia"/>
          <w:sz w:val="24"/>
          <w:szCs w:val="24"/>
        </w:rPr>
        <w:t>)则用于</w:t>
      </w:r>
      <w:r w:rsidRPr="0071670E">
        <w:rPr>
          <w:rFonts w:ascii="宋体" w:hAnsi="宋体"/>
          <w:sz w:val="24"/>
          <w:szCs w:val="24"/>
        </w:rPr>
        <w:t>表示词条的重要程度，</w:t>
      </w:r>
      <w:r w:rsidRPr="0071670E">
        <w:rPr>
          <w:rFonts w:ascii="宋体" w:hAnsi="宋体" w:hint="eastAsia"/>
          <w:sz w:val="24"/>
          <w:szCs w:val="24"/>
        </w:rPr>
        <w:t>计算公式</w:t>
      </w:r>
      <w:r w:rsidRPr="0071670E">
        <w:rPr>
          <w:rFonts w:ascii="宋体" w:hAnsi="宋体"/>
          <w:sz w:val="24"/>
          <w:szCs w:val="24"/>
        </w:rPr>
        <w:t>为：</w:t>
      </w:r>
    </w:p>
    <w:p w14:paraId="7751A210" w14:textId="77777777" w:rsidR="0071670E" w:rsidRPr="0071670E" w:rsidRDefault="0071670E" w:rsidP="0071670E">
      <w:pPr>
        <w:rPr>
          <w:rFonts w:ascii="宋体" w:hAnsi="宋体"/>
          <w:sz w:val="24"/>
          <w:szCs w:val="24"/>
        </w:rPr>
      </w:pPr>
      <w:r w:rsidRPr="0071670E">
        <w:rPr>
          <w:rFonts w:ascii="宋体" w:hAnsi="宋体"/>
          <w:sz w:val="24"/>
          <w:szCs w:val="24"/>
        </w:rPr>
        <w:t xml:space="preserve">                        </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IDF</m:t>
            </m:r>
          </m:e>
          <m:sub>
            <m:r>
              <w:rPr>
                <w:rFonts w:ascii="Cambria Math" w:hAnsi="Cambria Math"/>
                <w:sz w:val="24"/>
                <w:szCs w:val="24"/>
              </w:rPr>
              <m:t>i</m:t>
            </m:r>
            <m:r>
              <m:rPr>
                <m:sty m:val="p"/>
              </m:rPr>
              <w:rPr>
                <w:rFonts w:ascii="Cambria Math" w:hAnsi="Cambria Math"/>
                <w:sz w:val="24"/>
                <w:szCs w:val="24"/>
              </w:rPr>
              <m:t xml:space="preserve"> </m:t>
            </m:r>
          </m:sub>
        </m:sSub>
        <m:r>
          <m:rPr>
            <m:sty m:val="p"/>
          </m:rPr>
          <w:rPr>
            <w:rFonts w:ascii="Cambria Math" w:hAnsi="Cambria Math"/>
            <w:sz w:val="24"/>
            <w:szCs w:val="24"/>
          </w:rPr>
          <m:t xml:space="preserve">= </m:t>
        </m:r>
        <m:func>
          <m:funcPr>
            <m:ctrlPr>
              <w:rPr>
                <w:rFonts w:ascii="Cambria Math" w:hAnsi="Cambria Math"/>
                <w:sz w:val="24"/>
                <w:szCs w:val="24"/>
              </w:rPr>
            </m:ctrlPr>
          </m:funcPr>
          <m:fName>
            <m:r>
              <m:rPr>
                <m:sty m:val="p"/>
              </m:rPr>
              <w:rPr>
                <w:rFonts w:ascii="Cambria Math" w:hAnsi="Cambria Math"/>
                <w:sz w:val="24"/>
                <w:szCs w:val="24"/>
              </w:rPr>
              <m:t>log</m:t>
            </m:r>
          </m:fName>
          <m:e>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num>
              <m:den>
                <m:sSub>
                  <m:sSubPr>
                    <m:ctrlPr>
                      <w:rPr>
                        <w:rFonts w:ascii="Cambria Math" w:hAnsi="Cambria Math"/>
                        <w:sz w:val="24"/>
                        <w:szCs w:val="24"/>
                      </w:rPr>
                    </m:ctrlPr>
                  </m:sSubPr>
                  <m:e>
                    <m:r>
                      <w:rPr>
                        <w:rFonts w:ascii="Cambria Math" w:hAnsi="Cambria Math"/>
                        <w:sz w:val="24"/>
                        <w:szCs w:val="24"/>
                      </w:rPr>
                      <m:t>df</m:t>
                    </m:r>
                  </m:e>
                  <m:sub>
                    <m:r>
                      <w:rPr>
                        <w:rFonts w:ascii="Cambria Math" w:hAnsi="Cambria Math"/>
                        <w:sz w:val="24"/>
                        <w:szCs w:val="24"/>
                      </w:rPr>
                      <m:t>i</m:t>
                    </m:r>
                  </m:sub>
                </m:sSub>
                <m:r>
                  <m:rPr>
                    <m:sty m:val="p"/>
                  </m:rPr>
                  <w:rPr>
                    <w:rFonts w:ascii="Cambria Math" w:hAnsi="Cambria Math"/>
                    <w:sz w:val="24"/>
                    <w:szCs w:val="24"/>
                  </w:rPr>
                  <m:t>+1</m:t>
                </m:r>
              </m:den>
            </m:f>
            <m:r>
              <m:rPr>
                <m:sty m:val="p"/>
              </m:rPr>
              <w:rPr>
                <w:rFonts w:ascii="Cambria Math" w:hAnsi="Cambria Math"/>
                <w:sz w:val="24"/>
                <w:szCs w:val="24"/>
              </w:rPr>
              <m:t>)</m:t>
            </m:r>
          </m:e>
        </m:func>
      </m:oMath>
    </w:p>
    <w:p w14:paraId="11C33048" w14:textId="3C8750CD" w:rsidR="0071670E" w:rsidRDefault="0071670E" w:rsidP="0071670E">
      <w:pPr>
        <w:ind w:firstLine="420"/>
        <w:rPr>
          <w:rFonts w:ascii="宋体" w:hAnsi="宋体"/>
          <w:sz w:val="24"/>
          <w:szCs w:val="24"/>
        </w:rPr>
      </w:pPr>
      <w:r w:rsidRPr="0071670E">
        <w:rPr>
          <w:rFonts w:ascii="宋体" w:hAnsi="宋体" w:hint="eastAsia"/>
          <w:sz w:val="24"/>
          <w:szCs w:val="24"/>
        </w:rPr>
        <w:t>其中N表示数据总数</w:t>
      </w:r>
      <w:r w:rsidRPr="0071670E">
        <w:rPr>
          <w:rFonts w:ascii="宋体" w:hAnsi="宋体"/>
          <w:sz w:val="24"/>
          <w:szCs w:val="24"/>
        </w:rPr>
        <w:t>，</w:t>
      </w:r>
      <m:oMath>
        <m:sSub>
          <m:sSubPr>
            <m:ctrlPr>
              <w:rPr>
                <w:rFonts w:ascii="Cambria Math" w:hAnsi="Cambria Math"/>
                <w:sz w:val="24"/>
                <w:szCs w:val="24"/>
              </w:rPr>
            </m:ctrlPr>
          </m:sSubPr>
          <m:e>
            <m:r>
              <w:rPr>
                <w:rFonts w:ascii="Cambria Math" w:hAnsi="Cambria Math"/>
                <w:sz w:val="24"/>
                <w:szCs w:val="24"/>
              </w:rPr>
              <m:t>df</m:t>
            </m:r>
          </m:e>
          <m:sub>
            <m:r>
              <w:rPr>
                <w:rFonts w:ascii="Cambria Math" w:hAnsi="Cambria Math"/>
                <w:sz w:val="24"/>
                <w:szCs w:val="24"/>
              </w:rPr>
              <m:t>j</m:t>
            </m:r>
          </m:sub>
        </m:sSub>
      </m:oMath>
      <w:r w:rsidRPr="0071670E">
        <w:rPr>
          <w:rFonts w:ascii="宋体" w:hAnsi="宋体" w:hint="eastAsia"/>
          <w:sz w:val="24"/>
          <w:szCs w:val="24"/>
        </w:rPr>
        <w:t>是包含</w:t>
      </w:r>
      <w:r w:rsidRPr="0071670E">
        <w:rPr>
          <w:rFonts w:ascii="宋体" w:hAnsi="宋体"/>
          <w:sz w:val="24"/>
          <w:szCs w:val="24"/>
        </w:rPr>
        <w:t>关键字</w:t>
      </w:r>
      <w:proofErr w:type="spellStart"/>
      <w:r w:rsidRPr="0071670E">
        <w:rPr>
          <w:rFonts w:ascii="宋体" w:hAnsi="宋体" w:hint="eastAsia"/>
          <w:sz w:val="24"/>
          <w:szCs w:val="24"/>
        </w:rPr>
        <w:t>i</w:t>
      </w:r>
      <w:proofErr w:type="spellEnd"/>
      <w:r w:rsidRPr="0071670E">
        <w:rPr>
          <w:rFonts w:ascii="宋体" w:hAnsi="宋体" w:hint="eastAsia"/>
          <w:sz w:val="24"/>
          <w:szCs w:val="24"/>
        </w:rPr>
        <w:t>的数据在N中</w:t>
      </w:r>
      <w:r w:rsidRPr="0071670E">
        <w:rPr>
          <w:rFonts w:ascii="宋体" w:hAnsi="宋体"/>
          <w:sz w:val="24"/>
          <w:szCs w:val="24"/>
        </w:rPr>
        <w:t>出现的次数</w:t>
      </w:r>
      <w:r w:rsidRPr="0071670E">
        <w:rPr>
          <w:rFonts w:ascii="宋体" w:hAnsi="宋体" w:hint="eastAsia"/>
          <w:sz w:val="24"/>
          <w:szCs w:val="24"/>
        </w:rPr>
        <w:t>，</w:t>
      </w:r>
      <w:r w:rsidRPr="0071670E">
        <w:rPr>
          <w:rFonts w:ascii="宋体" w:hAnsi="宋体"/>
          <w:sz w:val="24"/>
          <w:szCs w:val="24"/>
        </w:rPr>
        <w:t>为了避免</w:t>
      </w:r>
      <w:r w:rsidRPr="0071670E">
        <w:rPr>
          <w:rFonts w:ascii="宋体" w:hAnsi="宋体" w:hint="eastAsia"/>
          <w:sz w:val="24"/>
          <w:szCs w:val="24"/>
        </w:rPr>
        <w:t>分母</w:t>
      </w:r>
      <w:r w:rsidRPr="0071670E">
        <w:rPr>
          <w:rFonts w:ascii="宋体" w:hAnsi="宋体"/>
          <w:sz w:val="24"/>
          <w:szCs w:val="24"/>
        </w:rPr>
        <w:t>为</w:t>
      </w:r>
      <w:r w:rsidRPr="0071670E">
        <w:rPr>
          <w:rFonts w:ascii="宋体" w:hAnsi="宋体" w:hint="eastAsia"/>
          <w:sz w:val="24"/>
          <w:szCs w:val="24"/>
        </w:rPr>
        <w:t>0，</w:t>
      </w:r>
      <w:r>
        <w:rPr>
          <w:rFonts w:ascii="宋体" w:hAnsi="宋体" w:hint="eastAsia"/>
          <w:sz w:val="24"/>
          <w:szCs w:val="24"/>
        </w:rPr>
        <w:t>经常</w:t>
      </w:r>
      <w:r w:rsidRPr="0071670E">
        <w:rPr>
          <w:rFonts w:ascii="宋体" w:hAnsi="宋体" w:hint="eastAsia"/>
          <w:sz w:val="24"/>
          <w:szCs w:val="24"/>
        </w:rPr>
        <w:t>使用</w:t>
      </w:r>
      <w:r w:rsidRPr="0071670E">
        <w:rPr>
          <w:rFonts w:ascii="宋体" w:hAnsi="宋体"/>
          <w:sz w:val="24"/>
          <w:szCs w:val="24"/>
        </w:rPr>
        <w:t>拉普拉斯平滑对</w:t>
      </w:r>
      <m:oMath>
        <m:sSub>
          <m:sSubPr>
            <m:ctrlPr>
              <w:rPr>
                <w:rFonts w:ascii="Cambria Math" w:hAnsi="Cambria Math"/>
                <w:sz w:val="24"/>
                <w:szCs w:val="24"/>
              </w:rPr>
            </m:ctrlPr>
          </m:sSubPr>
          <m:e>
            <m:r>
              <w:rPr>
                <w:rFonts w:ascii="Cambria Math" w:hAnsi="Cambria Math"/>
                <w:sz w:val="24"/>
                <w:szCs w:val="24"/>
              </w:rPr>
              <m:t>df</m:t>
            </m:r>
          </m:e>
          <m:sub>
            <m:r>
              <w:rPr>
                <w:rFonts w:ascii="Cambria Math" w:hAnsi="Cambria Math"/>
                <w:sz w:val="24"/>
                <w:szCs w:val="24"/>
              </w:rPr>
              <m:t>j</m:t>
            </m:r>
          </m:sub>
        </m:sSub>
      </m:oMath>
      <w:r w:rsidRPr="0071670E">
        <w:rPr>
          <w:rFonts w:ascii="宋体" w:hAnsi="宋体" w:hint="eastAsia"/>
          <w:sz w:val="24"/>
          <w:szCs w:val="24"/>
        </w:rPr>
        <w:t>进行</w:t>
      </w:r>
      <w:r w:rsidRPr="0071670E">
        <w:rPr>
          <w:rFonts w:ascii="宋体" w:hAnsi="宋体"/>
          <w:sz w:val="24"/>
          <w:szCs w:val="24"/>
        </w:rPr>
        <w:t>处理</w:t>
      </w:r>
      <w:r w:rsidRPr="0071670E">
        <w:rPr>
          <w:rFonts w:ascii="宋体" w:hAnsi="宋体" w:hint="eastAsia"/>
          <w:sz w:val="24"/>
          <w:szCs w:val="24"/>
        </w:rPr>
        <w:t>。</w:t>
      </w:r>
    </w:p>
    <w:p w14:paraId="2E339BA5" w14:textId="198E9930" w:rsidR="0071670E" w:rsidRPr="0071670E" w:rsidRDefault="0071670E" w:rsidP="0071670E">
      <w:pPr>
        <w:ind w:firstLineChars="200" w:firstLine="480"/>
        <w:rPr>
          <w:rFonts w:ascii="宋体" w:hAnsi="宋体"/>
          <w:sz w:val="24"/>
          <w:szCs w:val="24"/>
        </w:rPr>
      </w:pPr>
      <w:r>
        <w:rPr>
          <w:rFonts w:ascii="宋体" w:hAnsi="宋体"/>
          <w:sz w:val="24"/>
          <w:szCs w:val="24"/>
        </w:rPr>
        <w:t>TF-IDF</w:t>
      </w:r>
      <w:r>
        <w:rPr>
          <w:rFonts w:ascii="宋体" w:hAnsi="宋体" w:hint="eastAsia"/>
          <w:sz w:val="24"/>
          <w:szCs w:val="24"/>
        </w:rPr>
        <w:t>算法具有简单</w:t>
      </w:r>
      <w:proofErr w:type="gramStart"/>
      <w:r>
        <w:rPr>
          <w:rFonts w:ascii="宋体" w:hAnsi="宋体" w:hint="eastAsia"/>
          <w:sz w:val="24"/>
          <w:szCs w:val="24"/>
        </w:rPr>
        <w:t>易统计且</w:t>
      </w:r>
      <w:proofErr w:type="gramEnd"/>
      <w:r>
        <w:rPr>
          <w:rFonts w:ascii="宋体" w:hAnsi="宋体" w:hint="eastAsia"/>
          <w:sz w:val="24"/>
          <w:szCs w:val="24"/>
        </w:rPr>
        <w:t>结果具有代表性的优势，但只通过词频来衡量一个关键词的重要程度还不够全面，并且无法体现词的位置信息和词性等其他重要语义信息。</w:t>
      </w:r>
    </w:p>
    <w:p w14:paraId="682EA2F8" w14:textId="1668FBE3" w:rsidR="0071670E" w:rsidRPr="00AD3AD6" w:rsidRDefault="00AD3AD6" w:rsidP="00AD3AD6">
      <w:pPr>
        <w:spacing w:line="400" w:lineRule="exact"/>
        <w:rPr>
          <w:rFonts w:ascii="宋体" w:hAnsi="宋体"/>
          <w:b/>
          <w:bCs/>
          <w:sz w:val="24"/>
          <w:szCs w:val="24"/>
        </w:rPr>
      </w:pPr>
      <w:r w:rsidRPr="00AD3AD6">
        <w:rPr>
          <w:rFonts w:ascii="宋体" w:hAnsi="宋体" w:hint="eastAsia"/>
          <w:b/>
          <w:bCs/>
          <w:sz w:val="24"/>
          <w:szCs w:val="24"/>
        </w:rPr>
        <w:t>2.2.2</w:t>
      </w:r>
      <w:r w:rsidRPr="00AD3AD6">
        <w:rPr>
          <w:rFonts w:ascii="宋体" w:hAnsi="宋体"/>
          <w:b/>
          <w:bCs/>
          <w:sz w:val="24"/>
          <w:szCs w:val="24"/>
        </w:rPr>
        <w:t xml:space="preserve"> </w:t>
      </w:r>
      <w:r w:rsidRPr="00AD3AD6">
        <w:rPr>
          <w:rFonts w:ascii="宋体" w:hAnsi="宋体" w:hint="eastAsia"/>
          <w:b/>
          <w:bCs/>
          <w:sz w:val="24"/>
          <w:szCs w:val="24"/>
        </w:rPr>
        <w:t>倒排索引</w:t>
      </w:r>
    </w:p>
    <w:p w14:paraId="5D59A377" w14:textId="39DEDB1A" w:rsidR="003C5D78" w:rsidRDefault="00E45E11" w:rsidP="00E45E11">
      <w:pPr>
        <w:spacing w:line="400" w:lineRule="exact"/>
        <w:ind w:firstLineChars="200" w:firstLine="480"/>
        <w:rPr>
          <w:rFonts w:ascii="宋体" w:hAnsi="宋体"/>
          <w:sz w:val="24"/>
          <w:szCs w:val="24"/>
        </w:rPr>
      </w:pPr>
      <w:r>
        <w:rPr>
          <w:rFonts w:ascii="宋体" w:hAnsi="宋体" w:hint="eastAsia"/>
          <w:sz w:val="24"/>
          <w:szCs w:val="24"/>
        </w:rPr>
        <w:t>在无结构大数据的全文索引技术中，倒排索引是最为核心的一项技术[</w:t>
      </w:r>
      <w:r>
        <w:rPr>
          <w:rFonts w:ascii="宋体" w:hAnsi="宋体"/>
          <w:sz w:val="24"/>
          <w:szCs w:val="24"/>
        </w:rPr>
        <w:t>27]</w:t>
      </w:r>
      <w:r>
        <w:rPr>
          <w:rFonts w:ascii="宋体" w:hAnsi="宋体" w:hint="eastAsia"/>
          <w:sz w:val="24"/>
          <w:szCs w:val="24"/>
        </w:rPr>
        <w:t>，与倒排索引相对的是正向索引（</w:t>
      </w:r>
      <w:r w:rsidRPr="00E45E11">
        <w:rPr>
          <w:rFonts w:ascii="宋体" w:hAnsi="宋体"/>
          <w:sz w:val="24"/>
          <w:szCs w:val="24"/>
        </w:rPr>
        <w:t>forward index</w:t>
      </w:r>
      <w:r>
        <w:rPr>
          <w:rFonts w:ascii="宋体" w:hAnsi="宋体" w:hint="eastAsia"/>
          <w:sz w:val="24"/>
          <w:szCs w:val="24"/>
        </w:rPr>
        <w:t>），正向索引是指在搜索引擎中每个文件都对应一个文件的I</w:t>
      </w:r>
      <w:r>
        <w:rPr>
          <w:rFonts w:ascii="宋体" w:hAnsi="宋体"/>
          <w:sz w:val="24"/>
          <w:szCs w:val="24"/>
        </w:rPr>
        <w:t>D</w:t>
      </w:r>
      <w:r>
        <w:rPr>
          <w:rFonts w:ascii="宋体" w:hAnsi="宋体" w:hint="eastAsia"/>
          <w:sz w:val="24"/>
          <w:szCs w:val="24"/>
        </w:rPr>
        <w:t>，而文件的内容则被表示为一系列关键字的集合，通过文件的</w:t>
      </w:r>
      <w:r>
        <w:rPr>
          <w:rFonts w:ascii="宋体" w:hAnsi="宋体"/>
          <w:sz w:val="24"/>
          <w:szCs w:val="24"/>
        </w:rPr>
        <w:t>ID</w:t>
      </w:r>
      <w:r>
        <w:rPr>
          <w:rFonts w:ascii="宋体" w:hAnsi="宋体" w:hint="eastAsia"/>
          <w:sz w:val="24"/>
          <w:szCs w:val="24"/>
        </w:rPr>
        <w:t>可以搜索到文件对应的关键字。当用户对语料库中的文档进行搜索时，正向索引需要遍历</w:t>
      </w:r>
      <w:r w:rsidR="006C4F3C">
        <w:rPr>
          <w:rFonts w:ascii="宋体" w:hAnsi="宋体" w:hint="eastAsia"/>
          <w:sz w:val="24"/>
          <w:szCs w:val="24"/>
        </w:rPr>
        <w:t>索引库中的所有文档，找到包含用户输入关键词的文档，再根据文档中该关键词的重要性排名后将结果反馈给用户，这样的搜索模式是</w:t>
      </w:r>
      <w:proofErr w:type="gramStart"/>
      <w:r w:rsidR="006C4F3C">
        <w:rPr>
          <w:rFonts w:ascii="宋体" w:hAnsi="宋体" w:hint="eastAsia"/>
          <w:sz w:val="24"/>
          <w:szCs w:val="24"/>
        </w:rPr>
        <w:t>低效且</w:t>
      </w:r>
      <w:proofErr w:type="gramEnd"/>
      <w:r w:rsidR="006C4F3C">
        <w:rPr>
          <w:rFonts w:ascii="宋体" w:hAnsi="宋体" w:hint="eastAsia"/>
          <w:sz w:val="24"/>
          <w:szCs w:val="24"/>
        </w:rPr>
        <w:t>成本巨大的，在海量的互联网数据中使用正向索引进行搜索并不可行。因此，将正向索引进行转置后得到的倒排索引，把文件I</w:t>
      </w:r>
      <w:r w:rsidR="006C4F3C">
        <w:rPr>
          <w:rFonts w:ascii="宋体" w:hAnsi="宋体"/>
          <w:sz w:val="24"/>
          <w:szCs w:val="24"/>
        </w:rPr>
        <w:t>D</w:t>
      </w:r>
      <w:r w:rsidR="006C4F3C">
        <w:rPr>
          <w:rFonts w:ascii="宋体" w:hAnsi="宋体" w:hint="eastAsia"/>
          <w:sz w:val="24"/>
          <w:szCs w:val="24"/>
        </w:rPr>
        <w:t>到关键词组合的映射转变为了关键词到文件I</w:t>
      </w:r>
      <w:r w:rsidR="006C4F3C">
        <w:rPr>
          <w:rFonts w:ascii="宋体" w:hAnsi="宋体"/>
          <w:sz w:val="24"/>
          <w:szCs w:val="24"/>
        </w:rPr>
        <w:t>D</w:t>
      </w:r>
      <w:r w:rsidR="006C4F3C">
        <w:rPr>
          <w:rFonts w:ascii="宋体" w:hAnsi="宋体" w:hint="eastAsia"/>
          <w:sz w:val="24"/>
          <w:szCs w:val="24"/>
        </w:rPr>
        <w:t>的映射，每个关键词都对应包含这个关键词的一系列文件，</w:t>
      </w:r>
      <w:r w:rsidR="006C4F3C">
        <w:rPr>
          <w:rFonts w:ascii="宋体" w:hAnsi="宋体" w:hint="eastAsia"/>
          <w:sz w:val="24"/>
          <w:szCs w:val="24"/>
        </w:rPr>
        <w:lastRenderedPageBreak/>
        <w:t>这样，通过搜索用户需求的关键词，就可以找到于其匹配的文档。</w:t>
      </w:r>
    </w:p>
    <w:p w14:paraId="3588449B" w14:textId="64566148" w:rsidR="00520039" w:rsidRDefault="00520039" w:rsidP="00E45E11">
      <w:pPr>
        <w:spacing w:line="400" w:lineRule="exact"/>
        <w:ind w:firstLineChars="200" w:firstLine="480"/>
        <w:rPr>
          <w:rFonts w:ascii="宋体" w:hAnsi="宋体"/>
          <w:sz w:val="24"/>
          <w:szCs w:val="24"/>
        </w:rPr>
      </w:pPr>
      <w:r>
        <w:rPr>
          <w:rFonts w:ascii="宋体" w:hAnsi="宋体" w:hint="eastAsia"/>
          <w:sz w:val="24"/>
          <w:szCs w:val="24"/>
        </w:rPr>
        <w:t>倒排索引主要由两部分组成，第一部分是单词词典，单词词典记录了文档集合中出现过的所有单词，并对每个单词记录了一个指向“倒排列表”的指针；</w:t>
      </w:r>
      <w:r w:rsidR="00297BD4">
        <w:rPr>
          <w:rFonts w:ascii="宋体" w:hAnsi="宋体" w:hint="eastAsia"/>
          <w:sz w:val="24"/>
          <w:szCs w:val="24"/>
        </w:rPr>
        <w:t>第二部分是</w:t>
      </w:r>
      <w:r>
        <w:rPr>
          <w:rFonts w:ascii="宋体" w:hAnsi="宋体" w:hint="eastAsia"/>
          <w:sz w:val="24"/>
          <w:szCs w:val="24"/>
        </w:rPr>
        <w:t>倒排列表</w:t>
      </w:r>
      <w:r w:rsidR="00297BD4">
        <w:rPr>
          <w:rFonts w:ascii="宋体" w:hAnsi="宋体" w:hint="eastAsia"/>
          <w:sz w:val="24"/>
          <w:szCs w:val="24"/>
        </w:rPr>
        <w:t>，记录了包含单词词典中某个单词的所有文档和该词在文档中的位置信息，倒排列表顺序地存放在磁盘的一些文件中，这些文件被称为“倒排文件”。</w:t>
      </w:r>
      <w:r w:rsidR="00715B83">
        <w:rPr>
          <w:rFonts w:ascii="宋体" w:hAnsi="宋体" w:hint="eastAsia"/>
          <w:sz w:val="24"/>
          <w:szCs w:val="24"/>
        </w:rPr>
        <w:t>倒排索引的构建方法有转置法和归并法两种，转置法主要是通过将正向索引进行拆分后转换为倒排索引的方法，该方法是顺序执行的，因此不易用于并行处理操作；归并法则是每次将内存中的数据写入磁盘时，将包括词典在内的其他所有中间结果一并写入磁盘，生成临时倒排文件，然后对生成的多个临时倒排文件进行多路归并，输出得到最终的倒排文件。</w:t>
      </w:r>
    </w:p>
    <w:p w14:paraId="6DC7B27A" w14:textId="5C45B1C2" w:rsidR="00053555" w:rsidRPr="00053555" w:rsidRDefault="00053555" w:rsidP="00053555">
      <w:pPr>
        <w:spacing w:line="400" w:lineRule="exact"/>
        <w:rPr>
          <w:rFonts w:ascii="宋体" w:hAnsi="宋体"/>
          <w:b/>
          <w:bCs/>
          <w:sz w:val="24"/>
          <w:szCs w:val="24"/>
        </w:rPr>
      </w:pPr>
      <w:r w:rsidRPr="00053555">
        <w:rPr>
          <w:rFonts w:ascii="宋体" w:hAnsi="宋体" w:hint="eastAsia"/>
          <w:b/>
          <w:bCs/>
          <w:sz w:val="24"/>
          <w:szCs w:val="24"/>
        </w:rPr>
        <w:t>2.2.3</w:t>
      </w:r>
      <w:r w:rsidRPr="00053555">
        <w:rPr>
          <w:rFonts w:ascii="宋体" w:hAnsi="宋体"/>
          <w:b/>
          <w:bCs/>
          <w:sz w:val="24"/>
          <w:szCs w:val="24"/>
        </w:rPr>
        <w:t xml:space="preserve"> </w:t>
      </w:r>
      <w:r w:rsidRPr="00053555">
        <w:rPr>
          <w:rFonts w:ascii="宋体" w:hAnsi="宋体" w:hint="eastAsia"/>
          <w:b/>
          <w:bCs/>
          <w:sz w:val="24"/>
          <w:szCs w:val="24"/>
        </w:rPr>
        <w:t>检索模型分类</w:t>
      </w:r>
    </w:p>
    <w:p w14:paraId="1CE2D084" w14:textId="7A12D38C" w:rsidR="003C5D78" w:rsidRDefault="00053555" w:rsidP="00053555">
      <w:pPr>
        <w:spacing w:line="400" w:lineRule="exact"/>
        <w:ind w:firstLineChars="200" w:firstLine="480"/>
        <w:rPr>
          <w:rFonts w:ascii="宋体" w:hAnsi="宋体"/>
          <w:sz w:val="24"/>
          <w:szCs w:val="24"/>
        </w:rPr>
      </w:pPr>
      <w:r>
        <w:rPr>
          <w:rFonts w:ascii="宋体" w:hAnsi="宋体" w:hint="eastAsia"/>
          <w:sz w:val="24"/>
          <w:szCs w:val="24"/>
        </w:rPr>
        <w:t>信息检索模型，主要是用于计算用户搜索需求和搜索结果内容相关度的理论基础和核心组件，经典的信息检索模型有布尔模型、向量模型和概率模型[28</w:t>
      </w:r>
      <w:r>
        <w:rPr>
          <w:rFonts w:ascii="宋体" w:hAnsi="宋体"/>
          <w:sz w:val="24"/>
          <w:szCs w:val="24"/>
        </w:rPr>
        <w:t>]</w:t>
      </w:r>
      <w:r>
        <w:rPr>
          <w:rFonts w:ascii="宋体" w:hAnsi="宋体" w:hint="eastAsia"/>
          <w:sz w:val="24"/>
          <w:szCs w:val="24"/>
        </w:rPr>
        <w:t>。</w:t>
      </w:r>
    </w:p>
    <w:p w14:paraId="3F4AA117" w14:textId="1CF460F2" w:rsidR="00053555" w:rsidRDefault="001A4DE4" w:rsidP="005F768D">
      <w:pPr>
        <w:spacing w:line="400" w:lineRule="exact"/>
        <w:ind w:firstLineChars="200" w:firstLine="480"/>
        <w:rPr>
          <w:rFonts w:ascii="宋体" w:hAnsi="宋体"/>
          <w:sz w:val="24"/>
          <w:szCs w:val="24"/>
        </w:rPr>
      </w:pPr>
      <w:r>
        <w:rPr>
          <w:rFonts w:ascii="宋体" w:hAnsi="宋体" w:hint="eastAsia"/>
          <w:sz w:val="24"/>
          <w:szCs w:val="24"/>
        </w:rPr>
        <w:t>布尔模型是基于集合论和布尔代数的检索模型，查询请求基本上是由</w:t>
      </w:r>
      <w:proofErr w:type="spellStart"/>
      <w:r>
        <w:rPr>
          <w:rFonts w:ascii="宋体" w:hAnsi="宋体" w:hint="eastAsia"/>
          <w:sz w:val="24"/>
          <w:szCs w:val="24"/>
        </w:rPr>
        <w:t>a</w:t>
      </w:r>
      <w:r>
        <w:rPr>
          <w:rFonts w:ascii="宋体" w:hAnsi="宋体"/>
          <w:sz w:val="24"/>
          <w:szCs w:val="24"/>
        </w:rPr>
        <w:t>nd,not</w:t>
      </w:r>
      <w:proofErr w:type="spellEnd"/>
      <w:r>
        <w:rPr>
          <w:rFonts w:ascii="宋体" w:hAnsi="宋体" w:hint="eastAsia"/>
          <w:sz w:val="24"/>
          <w:szCs w:val="24"/>
        </w:rPr>
        <w:t>和</w:t>
      </w:r>
      <w:r>
        <w:rPr>
          <w:rFonts w:ascii="宋体" w:hAnsi="宋体"/>
          <w:sz w:val="24"/>
          <w:szCs w:val="24"/>
        </w:rPr>
        <w:t>or</w:t>
      </w:r>
      <w:r>
        <w:rPr>
          <w:rFonts w:ascii="宋体" w:hAnsi="宋体" w:hint="eastAsia"/>
          <w:sz w:val="24"/>
          <w:szCs w:val="24"/>
        </w:rPr>
        <w:t>构成的布尔表达式，</w:t>
      </w:r>
      <w:r w:rsidR="005F768D">
        <w:rPr>
          <w:rFonts w:ascii="宋体" w:hAnsi="宋体" w:hint="eastAsia"/>
          <w:sz w:val="24"/>
          <w:szCs w:val="24"/>
        </w:rPr>
        <w:t>可以用于多关键字检索的场景中。</w:t>
      </w:r>
      <w:r w:rsidRPr="001A4DE4">
        <w:rPr>
          <w:rFonts w:ascii="宋体" w:hAnsi="宋体" w:hint="eastAsia"/>
          <w:sz w:val="24"/>
          <w:szCs w:val="24"/>
        </w:rPr>
        <w:t>通常，一种多关键字搜索中关键字组合的形式为&lt;key1,key2,key3&gt;,用</w:t>
      </w:r>
      <w:r w:rsidR="00B924C1">
        <w:rPr>
          <w:rFonts w:ascii="宋体" w:hAnsi="宋体" w:hint="eastAsia"/>
          <w:sz w:val="24"/>
          <w:szCs w:val="24"/>
        </w:rPr>
        <w:t>a</w:t>
      </w:r>
      <w:r w:rsidR="00B924C1">
        <w:rPr>
          <w:rFonts w:ascii="宋体" w:hAnsi="宋体"/>
          <w:sz w:val="24"/>
          <w:szCs w:val="24"/>
        </w:rPr>
        <w:t>nd</w:t>
      </w:r>
      <w:r w:rsidRPr="001A4DE4">
        <w:rPr>
          <w:rFonts w:ascii="宋体" w:hAnsi="宋体" w:hint="eastAsia"/>
          <w:sz w:val="24"/>
          <w:szCs w:val="24"/>
        </w:rPr>
        <w:t xml:space="preserve"> </w:t>
      </w:r>
      <w:r w:rsidR="00B924C1">
        <w:rPr>
          <w:rFonts w:ascii="宋体" w:hAnsi="宋体"/>
          <w:sz w:val="24"/>
          <w:szCs w:val="24"/>
        </w:rPr>
        <w:t>,or</w:t>
      </w:r>
      <w:r w:rsidRPr="001A4DE4">
        <w:rPr>
          <w:rFonts w:ascii="宋体" w:hAnsi="宋体" w:hint="eastAsia"/>
          <w:sz w:val="24"/>
          <w:szCs w:val="24"/>
        </w:rPr>
        <w:t>等连接词进行连接，有时</w:t>
      </w:r>
      <w:r w:rsidR="00B924C1">
        <w:rPr>
          <w:rFonts w:ascii="宋体" w:hAnsi="宋体" w:hint="eastAsia"/>
          <w:sz w:val="24"/>
          <w:szCs w:val="24"/>
        </w:rPr>
        <w:t>也</w:t>
      </w:r>
      <w:r w:rsidRPr="001A4DE4">
        <w:rPr>
          <w:rFonts w:ascii="宋体" w:hAnsi="宋体" w:hint="eastAsia"/>
          <w:sz w:val="24"/>
          <w:szCs w:val="24"/>
        </w:rPr>
        <w:t>可以称之为布尔搜索，用户可能会想搜索包含某几个确定关键字或者是包含几个关键字的其中一个或几个关键字的数据。比如“Blockchain”∧(“Retrieval”∨“Search”)，表示用户想要得到包含Blockchain并且包含 Retrieval与Search两者其中至少一个的搜索结果。</w:t>
      </w:r>
    </w:p>
    <w:p w14:paraId="202E2B9A" w14:textId="7D148397" w:rsidR="00B924C1" w:rsidRDefault="00B924C1" w:rsidP="00053555">
      <w:pPr>
        <w:spacing w:line="400" w:lineRule="exact"/>
        <w:ind w:firstLineChars="200" w:firstLine="480"/>
        <w:rPr>
          <w:rFonts w:ascii="宋体" w:hAnsi="宋体"/>
          <w:sz w:val="24"/>
          <w:szCs w:val="24"/>
        </w:rPr>
      </w:pPr>
      <w:r>
        <w:rPr>
          <w:rFonts w:ascii="宋体" w:hAnsi="宋体" w:hint="eastAsia"/>
          <w:sz w:val="24"/>
          <w:szCs w:val="24"/>
        </w:rPr>
        <w:t>向量</w:t>
      </w:r>
      <w:r w:rsidR="005F768D">
        <w:rPr>
          <w:rFonts w:ascii="宋体" w:hAnsi="宋体" w:hint="eastAsia"/>
          <w:sz w:val="24"/>
          <w:szCs w:val="24"/>
        </w:rPr>
        <w:t>模型也叫做向量空间模型（</w:t>
      </w:r>
      <w:r w:rsidR="005F768D" w:rsidRPr="005F768D">
        <w:rPr>
          <w:rFonts w:ascii="宋体" w:hAnsi="宋体"/>
          <w:sz w:val="24"/>
          <w:szCs w:val="24"/>
        </w:rPr>
        <w:t>Vector Space Model</w:t>
      </w:r>
      <w:r w:rsidR="005F768D">
        <w:rPr>
          <w:rFonts w:ascii="宋体" w:hAnsi="宋体" w:hint="eastAsia"/>
          <w:sz w:val="24"/>
          <w:szCs w:val="24"/>
        </w:rPr>
        <w:t>），它把每个文档表示成一个t维的向量，这个t维的向量可以是单词、词组、N-</w:t>
      </w:r>
      <w:r w:rsidR="005F768D">
        <w:rPr>
          <w:rFonts w:ascii="宋体" w:hAnsi="宋体"/>
          <w:sz w:val="24"/>
          <w:szCs w:val="24"/>
        </w:rPr>
        <w:t>gram</w:t>
      </w:r>
      <w:r w:rsidR="005F768D">
        <w:rPr>
          <w:rFonts w:ascii="宋体" w:hAnsi="宋体" w:hint="eastAsia"/>
          <w:sz w:val="24"/>
          <w:szCs w:val="24"/>
        </w:rPr>
        <w:t>片段等，其中最常用的是单词。</w:t>
      </w:r>
      <w:r w:rsidR="007E0CD1">
        <w:rPr>
          <w:rFonts w:ascii="宋体" w:hAnsi="宋体" w:hint="eastAsia"/>
          <w:sz w:val="24"/>
          <w:szCs w:val="24"/>
        </w:rPr>
        <w:t>向量空间模型的定义如下</w:t>
      </w:r>
      <w:r w:rsidR="007E0CD1">
        <w:rPr>
          <w:rFonts w:ascii="宋体" w:hAnsi="宋体"/>
          <w:sz w:val="24"/>
          <w:szCs w:val="24"/>
        </w:rPr>
        <w:t>:</w:t>
      </w:r>
    </w:p>
    <w:p w14:paraId="69082510" w14:textId="3EFEB07F" w:rsidR="0012548A" w:rsidRPr="0012548A" w:rsidRDefault="007E0CD1" w:rsidP="007E0CD1">
      <w:pPr>
        <w:pStyle w:val="a8"/>
        <w:shd w:val="clear" w:color="auto" w:fill="FFFFFF"/>
        <w:spacing w:before="0" w:beforeAutospacing="0" w:after="240" w:afterAutospacing="0"/>
        <w:rPr>
          <w:rStyle w:val="a9"/>
          <w:rFonts w:ascii="Arial" w:hAnsi="Arial" w:cs="Arial"/>
          <w:color w:val="000000" w:themeColor="text1"/>
        </w:rPr>
      </w:pPr>
      <w:r w:rsidRPr="00B334DD">
        <w:rPr>
          <w:rStyle w:val="a9"/>
          <w:rFonts w:ascii="Arial" w:hAnsi="Arial" w:cs="Arial"/>
          <w:b w:val="0"/>
          <w:bCs w:val="0"/>
          <w:color w:val="000000" w:themeColor="text1"/>
        </w:rPr>
        <w:t>给定一个文档</w:t>
      </w:r>
      <w:r w:rsidR="0012548A" w:rsidRPr="00B334DD">
        <w:rPr>
          <w:rStyle w:val="a9"/>
          <w:rFonts w:ascii="Arial" w:hAnsi="Arial" w:cs="Arial"/>
          <w:b w:val="0"/>
          <w:bCs w:val="0"/>
          <w:color w:val="000000" w:themeColor="text1"/>
        </w:rPr>
        <w:t> </w:t>
      </w:r>
      <m:oMath>
        <m:r>
          <w:rPr>
            <w:rStyle w:val="a9"/>
            <w:rFonts w:ascii="Cambria Math" w:hAnsi="Cambria Math" w:cs="Arial"/>
            <w:color w:val="000000" w:themeColor="text1"/>
          </w:rPr>
          <m:t>D</m:t>
        </m:r>
        <m:r>
          <w:rPr>
            <w:rStyle w:val="a9"/>
            <w:rFonts w:ascii="Cambria Math" w:hAnsi="Cambria Math" w:cs="Arial" w:hint="eastAsia"/>
            <w:color w:val="000000" w:themeColor="text1"/>
          </w:rPr>
          <m:t>=</m:t>
        </m:r>
        <m:r>
          <w:rPr>
            <w:rStyle w:val="a9"/>
            <w:rFonts w:ascii="Cambria Math" w:hAnsi="Cambria Math" w:cs="Arial"/>
            <w:color w:val="000000" w:themeColor="text1"/>
          </w:rPr>
          <m:t>D(</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 xml:space="preserve">1, </m:t>
            </m:r>
          </m:sub>
        </m:sSub>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 xml:space="preserve">1 </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 xml:space="preserve">2, </m:t>
            </m:r>
          </m:sub>
        </m:sSub>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 xml:space="preserve">2 </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 xml:space="preserve">n, </m:t>
            </m:r>
          </m:sub>
        </m:sSub>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n</m:t>
            </m:r>
          </m:sub>
        </m:sSub>
        <m:r>
          <w:rPr>
            <w:rStyle w:val="a9"/>
            <w:rFonts w:ascii="Cambria Math" w:hAnsi="Cambria Math" w:cs="Arial"/>
            <w:color w:val="000000" w:themeColor="text1"/>
          </w:rPr>
          <m:t>)</m:t>
        </m:r>
      </m:oMath>
      <w:r w:rsidRPr="00B334DD">
        <w:rPr>
          <w:rStyle w:val="a9"/>
          <w:rFonts w:ascii="Arial" w:hAnsi="Arial" w:cs="Arial"/>
          <w:b w:val="0"/>
          <w:bCs w:val="0"/>
          <w:color w:val="000000" w:themeColor="text1"/>
        </w:rPr>
        <w:t>，</w:t>
      </w:r>
      <w:r w:rsidRPr="00B334DD">
        <w:rPr>
          <w:rStyle w:val="a9"/>
          <w:rFonts w:ascii="Arial" w:hAnsi="Arial" w:cs="Arial"/>
          <w:b w:val="0"/>
          <w:bCs w:val="0"/>
          <w:color w:val="000000" w:themeColor="text1"/>
        </w:rPr>
        <w:t>D</w:t>
      </w:r>
      <w:r w:rsidRPr="00B334DD">
        <w:rPr>
          <w:rStyle w:val="a9"/>
          <w:rFonts w:ascii="Arial" w:hAnsi="Arial" w:cs="Arial"/>
          <w:b w:val="0"/>
          <w:bCs w:val="0"/>
          <w:color w:val="000000" w:themeColor="text1"/>
        </w:rPr>
        <w:t>符合以下两条约定：</w:t>
      </w:r>
    </w:p>
    <w:p w14:paraId="25A23AF5" w14:textId="0038C8D0" w:rsidR="007E0CD1" w:rsidRPr="0012548A" w:rsidRDefault="007E0CD1" w:rsidP="0012548A">
      <w:pPr>
        <w:pStyle w:val="a8"/>
        <w:shd w:val="clear" w:color="auto" w:fill="FFFFFF"/>
        <w:spacing w:before="0" w:beforeAutospacing="0" w:after="240" w:afterAutospacing="0"/>
        <w:ind w:firstLineChars="550" w:firstLine="1320"/>
        <w:rPr>
          <w:rFonts w:ascii="Arial" w:hAnsi="Arial" w:cs="Arial"/>
          <w:color w:val="000000" w:themeColor="text1"/>
        </w:rPr>
      </w:pPr>
      <w:r w:rsidRPr="00B334DD">
        <w:rPr>
          <w:rStyle w:val="a9"/>
          <w:rFonts w:ascii="Arial" w:hAnsi="Arial" w:cs="Arial"/>
          <w:b w:val="0"/>
          <w:bCs w:val="0"/>
          <w:color w:val="000000" w:themeColor="text1"/>
        </w:rPr>
        <w:t>（</w:t>
      </w:r>
      <w:r w:rsidRPr="00B334DD">
        <w:rPr>
          <w:rStyle w:val="a9"/>
          <w:rFonts w:ascii="Arial" w:hAnsi="Arial" w:cs="Arial"/>
          <w:b w:val="0"/>
          <w:bCs w:val="0"/>
          <w:color w:val="000000" w:themeColor="text1"/>
        </w:rPr>
        <w:t>1</w:t>
      </w:r>
      <w:r w:rsidRPr="00B334DD">
        <w:rPr>
          <w:rStyle w:val="a9"/>
          <w:rFonts w:ascii="Arial" w:hAnsi="Arial" w:cs="Arial"/>
          <w:b w:val="0"/>
          <w:bCs w:val="0"/>
          <w:color w:val="000000" w:themeColor="text1"/>
        </w:rPr>
        <w:t>）各个特征项</w:t>
      </w:r>
      <m:oMath>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k</m:t>
            </m:r>
          </m:sub>
        </m:sSub>
        <m:r>
          <w:rPr>
            <w:rStyle w:val="a9"/>
            <w:rFonts w:ascii="Cambria Math" w:hAnsi="Cambria Math" w:cs="Arial"/>
            <w:color w:val="000000" w:themeColor="text1"/>
          </w:rPr>
          <m:t>(1≤k≤n</m:t>
        </m:r>
      </m:oMath>
      <w:r w:rsidR="0012548A">
        <w:rPr>
          <w:rStyle w:val="a9"/>
          <w:rFonts w:ascii="Arial" w:hAnsi="Arial" w:cs="Arial" w:hint="eastAsia"/>
          <w:b w:val="0"/>
          <w:bCs w:val="0"/>
          <w:color w:val="000000" w:themeColor="text1"/>
        </w:rPr>
        <w:t>)</w:t>
      </w:r>
      <w:r w:rsidRPr="00B334DD">
        <w:rPr>
          <w:rStyle w:val="a9"/>
          <w:rFonts w:ascii="Arial" w:hAnsi="Arial" w:cs="Arial"/>
          <w:b w:val="0"/>
          <w:bCs w:val="0"/>
          <w:color w:val="000000" w:themeColor="text1"/>
        </w:rPr>
        <w:t>互异（既没有重复）；</w:t>
      </w:r>
    </w:p>
    <w:p w14:paraId="5BBC8219" w14:textId="6E385ED5" w:rsidR="007E0CD1" w:rsidRPr="00B334DD" w:rsidRDefault="007E0CD1" w:rsidP="007E0CD1">
      <w:pPr>
        <w:pStyle w:val="a8"/>
        <w:shd w:val="clear" w:color="auto" w:fill="FFFFFF"/>
        <w:spacing w:before="0" w:beforeAutospacing="0" w:after="240" w:afterAutospacing="0"/>
        <w:rPr>
          <w:rFonts w:ascii="Arial" w:hAnsi="Arial" w:cs="Arial"/>
          <w:b/>
          <w:bCs/>
          <w:color w:val="000000" w:themeColor="text1"/>
        </w:rPr>
      </w:pPr>
      <w:r w:rsidRPr="00B334DD">
        <w:rPr>
          <w:rStyle w:val="a9"/>
          <w:rFonts w:ascii="Arial" w:hAnsi="Arial" w:cs="Arial"/>
          <w:b w:val="0"/>
          <w:bCs w:val="0"/>
          <w:color w:val="000000" w:themeColor="text1"/>
        </w:rPr>
        <w:t xml:space="preserve">              </w:t>
      </w:r>
      <w:r w:rsidRPr="00B334DD">
        <w:rPr>
          <w:rStyle w:val="a9"/>
          <w:rFonts w:ascii="Arial" w:hAnsi="Arial" w:cs="Arial"/>
          <w:b w:val="0"/>
          <w:bCs w:val="0"/>
          <w:color w:val="000000" w:themeColor="text1"/>
        </w:rPr>
        <w:t>（</w:t>
      </w:r>
      <w:r w:rsidRPr="00B334DD">
        <w:rPr>
          <w:rStyle w:val="a9"/>
          <w:rFonts w:ascii="Arial" w:hAnsi="Arial" w:cs="Arial"/>
          <w:b w:val="0"/>
          <w:bCs w:val="0"/>
          <w:color w:val="000000" w:themeColor="text1"/>
        </w:rPr>
        <w:t>2</w:t>
      </w:r>
      <w:r w:rsidRPr="00B334DD">
        <w:rPr>
          <w:rStyle w:val="a9"/>
          <w:rFonts w:ascii="Arial" w:hAnsi="Arial" w:cs="Arial"/>
          <w:b w:val="0"/>
          <w:bCs w:val="0"/>
          <w:color w:val="000000" w:themeColor="text1"/>
        </w:rPr>
        <w:t>）各个特征项</w:t>
      </w:r>
      <m:oMath>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k</m:t>
            </m:r>
          </m:sub>
        </m:sSub>
      </m:oMath>
      <w:r w:rsidRPr="00B334DD">
        <w:rPr>
          <w:rStyle w:val="a9"/>
          <w:rFonts w:ascii="Arial" w:hAnsi="Arial" w:cs="Arial"/>
          <w:b w:val="0"/>
          <w:bCs w:val="0"/>
          <w:color w:val="000000" w:themeColor="text1"/>
        </w:rPr>
        <w:t>无先后顺序关系（即不考虑文档的内部结构）</w:t>
      </w:r>
    </w:p>
    <w:p w14:paraId="69D7E2A7" w14:textId="1D0F730E" w:rsidR="007E0CD1" w:rsidRPr="00B334DD" w:rsidRDefault="007E0CD1" w:rsidP="007E0CD1">
      <w:pPr>
        <w:pStyle w:val="a8"/>
        <w:shd w:val="clear" w:color="auto" w:fill="FFFFFF"/>
        <w:spacing w:before="0" w:beforeAutospacing="0" w:after="240" w:afterAutospacing="0"/>
        <w:rPr>
          <w:rFonts w:ascii="Arial" w:hAnsi="Arial" w:cs="Arial"/>
          <w:b/>
          <w:bCs/>
          <w:color w:val="000000" w:themeColor="text1"/>
        </w:rPr>
      </w:pPr>
      <w:r w:rsidRPr="00B334DD">
        <w:rPr>
          <w:rStyle w:val="a9"/>
          <w:rFonts w:ascii="Arial" w:hAnsi="Arial" w:cs="Arial"/>
          <w:b w:val="0"/>
          <w:bCs w:val="0"/>
          <w:color w:val="000000" w:themeColor="text1"/>
        </w:rPr>
        <w:t xml:space="preserve">      </w:t>
      </w:r>
      <w:r w:rsidRPr="00B334DD">
        <w:rPr>
          <w:rStyle w:val="a9"/>
          <w:rFonts w:ascii="Arial" w:hAnsi="Arial" w:cs="Arial"/>
          <w:b w:val="0"/>
          <w:bCs w:val="0"/>
          <w:color w:val="000000" w:themeColor="text1"/>
        </w:rPr>
        <w:t>在以上两个约定下，可以</w:t>
      </w:r>
      <w:proofErr w:type="gramStart"/>
      <w:r w:rsidRPr="00B334DD">
        <w:rPr>
          <w:rStyle w:val="a9"/>
          <w:rFonts w:ascii="Arial" w:hAnsi="Arial" w:cs="Arial"/>
          <w:b w:val="0"/>
          <w:bCs w:val="0"/>
          <w:color w:val="000000" w:themeColor="text1"/>
        </w:rPr>
        <w:t>把特征项</w:t>
      </w:r>
      <w:proofErr w:type="gramEnd"/>
      <m:oMath>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1</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2</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n</m:t>
            </m:r>
          </m:sub>
        </m:sSub>
      </m:oMath>
      <w:r w:rsidRPr="00B334DD">
        <w:rPr>
          <w:rStyle w:val="a9"/>
          <w:rFonts w:ascii="Arial" w:hAnsi="Arial" w:cs="Arial"/>
          <w:b w:val="0"/>
          <w:bCs w:val="0"/>
          <w:color w:val="000000" w:themeColor="text1"/>
        </w:rPr>
        <w:t>看成一个</w:t>
      </w:r>
      <w:r w:rsidRPr="00B334DD">
        <w:rPr>
          <w:rStyle w:val="a9"/>
          <w:rFonts w:ascii="Arial" w:hAnsi="Arial" w:cs="Arial"/>
          <w:b w:val="0"/>
          <w:bCs w:val="0"/>
          <w:color w:val="000000" w:themeColor="text1"/>
        </w:rPr>
        <w:t>n</w:t>
      </w:r>
      <w:r w:rsidRPr="00B334DD">
        <w:rPr>
          <w:rStyle w:val="a9"/>
          <w:rFonts w:ascii="Arial" w:hAnsi="Arial" w:cs="Arial"/>
          <w:b w:val="0"/>
          <w:bCs w:val="0"/>
          <w:color w:val="000000" w:themeColor="text1"/>
        </w:rPr>
        <w:t>维坐标系，而权重</w:t>
      </w:r>
      <m:oMath>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1</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2</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n</m:t>
            </m:r>
          </m:sub>
        </m:sSub>
      </m:oMath>
      <w:r w:rsidRPr="00B334DD">
        <w:rPr>
          <w:rStyle w:val="a9"/>
          <w:rFonts w:ascii="Arial" w:hAnsi="Arial" w:cs="Arial"/>
          <w:b w:val="0"/>
          <w:bCs w:val="0"/>
          <w:color w:val="000000" w:themeColor="text1"/>
        </w:rPr>
        <w:t>为相应的坐标值，因此，一</w:t>
      </w:r>
      <w:r w:rsidRPr="00B334DD">
        <w:rPr>
          <w:rStyle w:val="a9"/>
          <w:rFonts w:ascii="Arial" w:hAnsi="Arial" w:cs="Arial"/>
          <w:b w:val="0"/>
          <w:bCs w:val="0"/>
          <w:color w:val="000000" w:themeColor="text1"/>
        </w:rPr>
        <w:t> </w:t>
      </w:r>
      <w:proofErr w:type="gramStart"/>
      <w:r w:rsidRPr="00B334DD">
        <w:rPr>
          <w:rStyle w:val="a9"/>
          <w:rFonts w:ascii="Arial" w:hAnsi="Arial" w:cs="Arial"/>
          <w:b w:val="0"/>
          <w:bCs w:val="0"/>
          <w:color w:val="000000" w:themeColor="text1"/>
        </w:rPr>
        <w:t>个</w:t>
      </w:r>
      <w:proofErr w:type="gramEnd"/>
      <w:r w:rsidRPr="00B334DD">
        <w:rPr>
          <w:rStyle w:val="a9"/>
          <w:rFonts w:ascii="Arial" w:hAnsi="Arial" w:cs="Arial"/>
          <w:b w:val="0"/>
          <w:bCs w:val="0"/>
          <w:color w:val="000000" w:themeColor="text1"/>
        </w:rPr>
        <w:t> </w:t>
      </w:r>
      <w:r w:rsidRPr="00B334DD">
        <w:rPr>
          <w:rStyle w:val="a9"/>
          <w:rFonts w:ascii="Arial" w:hAnsi="Arial" w:cs="Arial"/>
          <w:b w:val="0"/>
          <w:bCs w:val="0"/>
          <w:color w:val="000000" w:themeColor="text1"/>
        </w:rPr>
        <w:t>本就表示为维空间中的一个向量，我们称</w:t>
      </w:r>
      <w:r w:rsidR="0012548A" w:rsidRPr="00B334DD">
        <w:rPr>
          <w:rStyle w:val="a9"/>
          <w:rFonts w:ascii="Arial" w:hAnsi="Arial" w:cs="Arial"/>
          <w:b w:val="0"/>
          <w:bCs w:val="0"/>
          <w:color w:val="000000" w:themeColor="text1"/>
        </w:rPr>
        <w:t> </w:t>
      </w:r>
      <m:oMath>
        <m:r>
          <w:rPr>
            <w:rStyle w:val="a9"/>
            <w:rFonts w:ascii="Cambria Math" w:hAnsi="Cambria Math" w:cs="Arial"/>
            <w:color w:val="000000" w:themeColor="text1"/>
          </w:rPr>
          <m:t>D</m:t>
        </m:r>
        <m:r>
          <w:rPr>
            <w:rStyle w:val="a9"/>
            <w:rFonts w:ascii="Cambria Math" w:hAnsi="Cambria Math" w:cs="Arial" w:hint="eastAsia"/>
            <w:color w:val="000000" w:themeColor="text1"/>
          </w:rPr>
          <m:t>=</m:t>
        </m:r>
        <m:r>
          <w:rPr>
            <w:rStyle w:val="a9"/>
            <w:rFonts w:ascii="Cambria Math" w:hAnsi="Cambria Math" w:cs="Arial"/>
            <w:color w:val="000000" w:themeColor="text1"/>
          </w:rPr>
          <m:t>D(</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 xml:space="preserve">1, </m:t>
            </m:r>
          </m:sub>
        </m:sSub>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 xml:space="preserve">1 </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 xml:space="preserve">2, </m:t>
            </m:r>
          </m:sub>
        </m:sSub>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 xml:space="preserve">2 </m:t>
            </m:r>
          </m:sub>
        </m:sSub>
        <m:r>
          <w:rPr>
            <w:rStyle w:val="a9"/>
            <w:rFonts w:ascii="Cambria Math" w:hAnsi="Cambria Math" w:cs="Arial"/>
            <w:color w:val="000000" w:themeColor="text1"/>
          </w:rPr>
          <m:t>;…;</m:t>
        </m:r>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t</m:t>
            </m:r>
          </m:e>
          <m:sub>
            <m:r>
              <w:rPr>
                <w:rStyle w:val="a9"/>
                <w:rFonts w:ascii="Cambria Math" w:hAnsi="Cambria Math" w:cs="Arial"/>
                <w:color w:val="000000" w:themeColor="text1"/>
              </w:rPr>
              <m:t xml:space="preserve">n, </m:t>
            </m:r>
          </m:sub>
        </m:sSub>
        <m:sSub>
          <m:sSubPr>
            <m:ctrlPr>
              <w:rPr>
                <w:rStyle w:val="a9"/>
                <w:rFonts w:ascii="Cambria Math" w:hAnsi="Cambria Math" w:cs="Arial"/>
                <w:b w:val="0"/>
                <w:bCs w:val="0"/>
                <w:i/>
                <w:color w:val="000000" w:themeColor="text1"/>
              </w:rPr>
            </m:ctrlPr>
          </m:sSubPr>
          <m:e>
            <m:r>
              <w:rPr>
                <w:rStyle w:val="a9"/>
                <w:rFonts w:ascii="Cambria Math" w:hAnsi="Cambria Math" w:cs="Arial"/>
                <w:color w:val="000000" w:themeColor="text1"/>
              </w:rPr>
              <m:t>w</m:t>
            </m:r>
          </m:e>
          <m:sub>
            <m:r>
              <w:rPr>
                <w:rStyle w:val="a9"/>
                <w:rFonts w:ascii="Cambria Math" w:hAnsi="Cambria Math" w:cs="Arial"/>
                <w:color w:val="000000" w:themeColor="text1"/>
              </w:rPr>
              <m:t>n</m:t>
            </m:r>
          </m:sub>
        </m:sSub>
        <m:r>
          <w:rPr>
            <w:rStyle w:val="a9"/>
            <w:rFonts w:ascii="Cambria Math" w:hAnsi="Cambria Math" w:cs="Arial"/>
            <w:color w:val="000000" w:themeColor="text1"/>
          </w:rPr>
          <m:t>)</m:t>
        </m:r>
      </m:oMath>
      <w:r w:rsidRPr="00B334DD">
        <w:rPr>
          <w:rStyle w:val="a9"/>
          <w:rFonts w:ascii="Arial" w:hAnsi="Arial" w:cs="Arial"/>
          <w:b w:val="0"/>
          <w:bCs w:val="0"/>
          <w:color w:val="000000" w:themeColor="text1"/>
        </w:rPr>
        <w:t>为文本</w:t>
      </w:r>
      <w:r w:rsidRPr="00B334DD">
        <w:rPr>
          <w:rStyle w:val="a9"/>
          <w:rFonts w:ascii="Arial" w:hAnsi="Arial" w:cs="Arial"/>
          <w:b w:val="0"/>
          <w:bCs w:val="0"/>
          <w:color w:val="000000" w:themeColor="text1"/>
        </w:rPr>
        <w:t>D</w:t>
      </w:r>
      <w:r w:rsidRPr="00B334DD">
        <w:rPr>
          <w:rStyle w:val="a9"/>
          <w:rFonts w:ascii="Arial" w:hAnsi="Arial" w:cs="Arial"/>
          <w:b w:val="0"/>
          <w:bCs w:val="0"/>
          <w:color w:val="000000" w:themeColor="text1"/>
        </w:rPr>
        <w:t>的向量或向量空间模型，如图</w:t>
      </w:r>
      <w:r w:rsidR="006D3B4D">
        <w:rPr>
          <w:rStyle w:val="a9"/>
          <w:rFonts w:ascii="Arial" w:hAnsi="Arial" w:cs="Arial" w:hint="eastAsia"/>
          <w:b w:val="0"/>
          <w:bCs w:val="0"/>
          <w:color w:val="000000" w:themeColor="text1"/>
        </w:rPr>
        <w:t>3</w:t>
      </w:r>
      <w:r w:rsidRPr="00B334DD">
        <w:rPr>
          <w:rStyle w:val="a9"/>
          <w:rFonts w:ascii="Arial" w:hAnsi="Arial" w:cs="Arial"/>
          <w:b w:val="0"/>
          <w:bCs w:val="0"/>
          <w:color w:val="000000" w:themeColor="text1"/>
        </w:rPr>
        <w:t>所示：</w:t>
      </w:r>
    </w:p>
    <w:p w14:paraId="17092ED8" w14:textId="287995E1" w:rsidR="007E0CD1" w:rsidRPr="007E0CD1" w:rsidRDefault="0038351A" w:rsidP="007E0CD1">
      <w:pPr>
        <w:pStyle w:val="a8"/>
        <w:shd w:val="clear" w:color="auto" w:fill="FFFFFF"/>
        <w:spacing w:before="0" w:beforeAutospacing="0" w:after="240" w:afterAutospacing="0"/>
        <w:jc w:val="center"/>
        <w:rPr>
          <w:rFonts w:ascii="Arial" w:hAnsi="Arial" w:cs="Arial"/>
          <w:color w:val="4D4D4D"/>
        </w:rPr>
      </w:pPr>
      <w:r>
        <w:rPr>
          <w:noProof/>
        </w:rPr>
        <w:lastRenderedPageBreak/>
        <w:drawing>
          <wp:inline distT="0" distB="0" distL="0" distR="0" wp14:anchorId="5B779EA5" wp14:editId="6B5F8C49">
            <wp:extent cx="3225800" cy="21010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5530" cy="2113932"/>
                    </a:xfrm>
                    <a:prstGeom prst="rect">
                      <a:avLst/>
                    </a:prstGeom>
                  </pic:spPr>
                </pic:pic>
              </a:graphicData>
            </a:graphic>
          </wp:inline>
        </w:drawing>
      </w:r>
    </w:p>
    <w:p w14:paraId="3243BDAF" w14:textId="2AB58BC0" w:rsidR="00DC6FC7" w:rsidRDefault="00DC6FC7" w:rsidP="00DC6FC7">
      <w:pPr>
        <w:spacing w:line="400" w:lineRule="exact"/>
        <w:jc w:val="center"/>
        <w:rPr>
          <w:rFonts w:ascii="宋体" w:hAnsi="宋体"/>
          <w:sz w:val="24"/>
          <w:szCs w:val="24"/>
        </w:rPr>
      </w:pPr>
      <w:r>
        <w:rPr>
          <w:rFonts w:ascii="宋体" w:hAnsi="宋体" w:hint="eastAsia"/>
          <w:sz w:val="24"/>
          <w:szCs w:val="24"/>
        </w:rPr>
        <w:t>图</w:t>
      </w:r>
      <w:r w:rsidR="006D3B4D">
        <w:rPr>
          <w:rFonts w:ascii="宋体" w:hAnsi="宋体" w:hint="eastAsia"/>
          <w:sz w:val="24"/>
          <w:szCs w:val="24"/>
        </w:rPr>
        <w:t>3</w:t>
      </w:r>
      <w:r>
        <w:rPr>
          <w:rFonts w:ascii="宋体" w:hAnsi="宋体"/>
          <w:sz w:val="24"/>
          <w:szCs w:val="24"/>
        </w:rPr>
        <w:t xml:space="preserve"> </w:t>
      </w:r>
      <w:r>
        <w:rPr>
          <w:rFonts w:ascii="宋体" w:hAnsi="宋体" w:hint="eastAsia"/>
          <w:sz w:val="24"/>
          <w:szCs w:val="24"/>
        </w:rPr>
        <w:t>向量空间模型</w:t>
      </w:r>
    </w:p>
    <w:p w14:paraId="32C02781" w14:textId="3C212194" w:rsidR="00215685" w:rsidRDefault="00DD1332" w:rsidP="00DD1332">
      <w:pPr>
        <w:spacing w:line="400" w:lineRule="exact"/>
        <w:rPr>
          <w:rFonts w:ascii="宋体" w:hAnsi="宋体"/>
          <w:sz w:val="24"/>
          <w:szCs w:val="24"/>
        </w:rPr>
      </w:pPr>
      <w:r>
        <w:rPr>
          <w:rFonts w:ascii="宋体" w:hAnsi="宋体" w:hint="eastAsia"/>
          <w:sz w:val="24"/>
          <w:szCs w:val="24"/>
        </w:rPr>
        <w:t>T</w:t>
      </w:r>
      <w:r>
        <w:rPr>
          <w:rFonts w:ascii="宋体" w:hAnsi="宋体"/>
          <w:sz w:val="24"/>
          <w:szCs w:val="24"/>
        </w:rPr>
        <w:t>F-IDF</w:t>
      </w:r>
      <w:r>
        <w:rPr>
          <w:rFonts w:ascii="宋体" w:hAnsi="宋体" w:hint="eastAsia"/>
          <w:sz w:val="24"/>
          <w:szCs w:val="24"/>
        </w:rPr>
        <w:t>算法是向量空间模型中最常用的方法。</w:t>
      </w:r>
    </w:p>
    <w:p w14:paraId="1DA9A405" w14:textId="653B3D7E" w:rsidR="00215685" w:rsidRPr="009E4F43" w:rsidRDefault="00B334DD" w:rsidP="00215685">
      <w:pPr>
        <w:spacing w:line="400" w:lineRule="exact"/>
        <w:ind w:firstLineChars="200" w:firstLine="480"/>
        <w:rPr>
          <w:rFonts w:ascii="宋体" w:hAnsi="宋体"/>
          <w:sz w:val="24"/>
          <w:szCs w:val="24"/>
        </w:rPr>
      </w:pPr>
      <w:r>
        <w:rPr>
          <w:rFonts w:ascii="宋体" w:hAnsi="宋体" w:hint="eastAsia"/>
          <w:sz w:val="24"/>
          <w:szCs w:val="24"/>
        </w:rPr>
        <w:t>概率模型</w:t>
      </w:r>
      <w:r w:rsidR="00A15331">
        <w:rPr>
          <w:rFonts w:ascii="宋体" w:hAnsi="宋体" w:hint="eastAsia"/>
          <w:sz w:val="24"/>
          <w:szCs w:val="24"/>
        </w:rPr>
        <w:t>是基于概率假设的检索模型，它的基本原理为：给定一个用户的查询请求和语料库中的一篇文档</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oMath>
      <w:r w:rsidR="00A15331">
        <w:rPr>
          <w:rFonts w:ascii="宋体" w:hAnsi="宋体" w:hint="eastAsia"/>
          <w:sz w:val="24"/>
          <w:szCs w:val="24"/>
        </w:rPr>
        <w:t>,概率模型会尽可能的给出用户可以搜索到相关文档</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oMath>
      <w:r w:rsidR="00A15331">
        <w:rPr>
          <w:rFonts w:ascii="宋体" w:hAnsi="宋体" w:hint="eastAsia"/>
          <w:sz w:val="24"/>
          <w:szCs w:val="24"/>
        </w:rPr>
        <w:t>的概率。</w:t>
      </w:r>
      <w:r w:rsidR="00FF4E69">
        <w:rPr>
          <w:rFonts w:ascii="宋体" w:hAnsi="宋体" w:hint="eastAsia"/>
          <w:sz w:val="24"/>
          <w:szCs w:val="24"/>
        </w:rPr>
        <w:t>概率检索模型与贝叶斯分类的思想非常接近，但是存在着本质区别，概率检索模型的检索目标不是分类，而是根据查询请求和文档相关度的概率大小为文档进行排序。</w:t>
      </w:r>
    </w:p>
    <w:p w14:paraId="01D64CAA" w14:textId="286B27B3" w:rsidR="003C5D78" w:rsidRPr="00A42A94" w:rsidRDefault="00A42A94" w:rsidP="003C5D78">
      <w:pPr>
        <w:spacing w:line="400" w:lineRule="exact"/>
        <w:rPr>
          <w:rFonts w:ascii="宋体" w:hAnsi="宋体"/>
          <w:b/>
          <w:bCs/>
          <w:sz w:val="24"/>
          <w:szCs w:val="24"/>
        </w:rPr>
      </w:pPr>
      <w:r w:rsidRPr="00A42A94">
        <w:rPr>
          <w:rFonts w:ascii="宋体" w:hAnsi="宋体" w:hint="eastAsia"/>
          <w:b/>
          <w:bCs/>
          <w:sz w:val="24"/>
          <w:szCs w:val="24"/>
        </w:rPr>
        <w:t>2.2.4</w:t>
      </w:r>
      <w:r w:rsidRPr="00A42A94">
        <w:rPr>
          <w:rFonts w:ascii="宋体" w:hAnsi="宋体"/>
          <w:b/>
          <w:bCs/>
          <w:sz w:val="24"/>
          <w:szCs w:val="24"/>
        </w:rPr>
        <w:t xml:space="preserve"> B</w:t>
      </w:r>
      <w:r w:rsidRPr="00A42A94">
        <w:rPr>
          <w:rFonts w:ascii="宋体" w:hAnsi="宋体" w:hint="eastAsia"/>
          <w:b/>
          <w:bCs/>
          <w:sz w:val="24"/>
          <w:szCs w:val="24"/>
        </w:rPr>
        <w:t>+树</w:t>
      </w:r>
    </w:p>
    <w:p w14:paraId="2A4A6CEE" w14:textId="68790164" w:rsidR="00DC6FC7" w:rsidRDefault="00A42A94" w:rsidP="00DC6FC7">
      <w:pPr>
        <w:spacing w:line="400" w:lineRule="exact"/>
        <w:ind w:firstLineChars="200" w:firstLine="480"/>
        <w:rPr>
          <w:rFonts w:ascii="宋体" w:hAnsi="宋体"/>
          <w:sz w:val="24"/>
          <w:szCs w:val="24"/>
        </w:rPr>
      </w:pPr>
      <w:r>
        <w:rPr>
          <w:rFonts w:ascii="宋体" w:hAnsi="宋体" w:hint="eastAsia"/>
          <w:sz w:val="24"/>
          <w:szCs w:val="24"/>
        </w:rPr>
        <w:t>B+树</w:t>
      </w:r>
      <w:r w:rsidR="006E0F86">
        <w:rPr>
          <w:rFonts w:ascii="宋体" w:hAnsi="宋体" w:hint="eastAsia"/>
          <w:sz w:val="24"/>
          <w:szCs w:val="24"/>
        </w:rPr>
        <w:t>和二叉树、平衡二叉树一样，是一个经典的数据结构。B+树由B树和索引顺序访问方法演化而来，常用于在</w:t>
      </w:r>
      <w:r w:rsidR="006E0F86">
        <w:rPr>
          <w:rFonts w:ascii="宋体" w:hAnsi="宋体"/>
          <w:sz w:val="24"/>
          <w:szCs w:val="24"/>
        </w:rPr>
        <w:t>MySQL</w:t>
      </w:r>
      <w:r w:rsidR="006E0F86">
        <w:rPr>
          <w:rFonts w:ascii="宋体" w:hAnsi="宋体" w:hint="eastAsia"/>
          <w:sz w:val="24"/>
          <w:szCs w:val="24"/>
        </w:rPr>
        <w:t>等关系型数据库中构建索引。B+树的定义是为磁盘或者其他存储设备设计的一种平衡查找树，是B树的扩展，可以进行有效的插入、删除和搜索操作[</w:t>
      </w:r>
      <w:r w:rsidR="006E0F86">
        <w:rPr>
          <w:rFonts w:ascii="宋体" w:hAnsi="宋体"/>
          <w:sz w:val="24"/>
          <w:szCs w:val="24"/>
        </w:rPr>
        <w:t>29]</w:t>
      </w:r>
      <w:r w:rsidR="006E0F86">
        <w:rPr>
          <w:rFonts w:ascii="宋体" w:hAnsi="宋体" w:hint="eastAsia"/>
          <w:sz w:val="24"/>
          <w:szCs w:val="24"/>
        </w:rPr>
        <w:t>。</w:t>
      </w:r>
      <w:r w:rsidR="00DC6FC7">
        <w:rPr>
          <w:rFonts w:ascii="宋体" w:hAnsi="宋体" w:hint="eastAsia"/>
          <w:sz w:val="24"/>
          <w:szCs w:val="24"/>
        </w:rPr>
        <w:t>B</w:t>
      </w:r>
      <w:r w:rsidR="00DC6FC7">
        <w:rPr>
          <w:rFonts w:ascii="宋体" w:hAnsi="宋体"/>
          <w:sz w:val="24"/>
          <w:szCs w:val="24"/>
        </w:rPr>
        <w:t>+</w:t>
      </w:r>
      <w:r w:rsidR="00DC6FC7">
        <w:rPr>
          <w:rFonts w:ascii="宋体" w:hAnsi="宋体" w:hint="eastAsia"/>
          <w:sz w:val="24"/>
          <w:szCs w:val="24"/>
        </w:rPr>
        <w:t>树通常用于数据库和操作系统的文件系统中，其特点是能够保证其中数据是稳定有序的，B+树的插入和修改操作可以保持在比较稳定的O</w:t>
      </w:r>
      <w:r w:rsidR="00DC6FC7">
        <w:rPr>
          <w:rFonts w:ascii="宋体" w:hAnsi="宋体"/>
          <w:sz w:val="24"/>
          <w:szCs w:val="24"/>
        </w:rPr>
        <w:t>(log n)</w:t>
      </w:r>
      <w:r w:rsidR="00DC6FC7">
        <w:rPr>
          <w:rFonts w:ascii="宋体" w:hAnsi="宋体" w:hint="eastAsia"/>
          <w:sz w:val="24"/>
          <w:szCs w:val="24"/>
        </w:rPr>
        <w:t>时间复杂度。B</w:t>
      </w:r>
      <w:r w:rsidR="00DC6FC7">
        <w:rPr>
          <w:rFonts w:ascii="宋体" w:hAnsi="宋体"/>
          <w:sz w:val="24"/>
          <w:szCs w:val="24"/>
        </w:rPr>
        <w:t>+</w:t>
      </w:r>
      <w:r w:rsidR="00DC6FC7">
        <w:rPr>
          <w:rFonts w:ascii="宋体" w:hAnsi="宋体" w:hint="eastAsia"/>
          <w:sz w:val="24"/>
          <w:szCs w:val="24"/>
        </w:rPr>
        <w:t>树通常具有几个特性</w:t>
      </w:r>
      <w:r w:rsidR="00DC6FC7">
        <w:rPr>
          <w:rFonts w:ascii="宋体" w:hAnsi="宋体"/>
          <w:sz w:val="24"/>
          <w:szCs w:val="24"/>
        </w:rPr>
        <w:t>:</w:t>
      </w:r>
      <w:r w:rsidR="00DC6FC7">
        <w:rPr>
          <w:rFonts w:ascii="宋体" w:hAnsi="宋体" w:hint="eastAsia"/>
          <w:sz w:val="24"/>
          <w:szCs w:val="24"/>
        </w:rPr>
        <w:t>数据只存储在叶子节点上，且</w:t>
      </w:r>
      <w:r w:rsidR="00DC6FC7" w:rsidRPr="00DC6FC7">
        <w:rPr>
          <w:rFonts w:ascii="宋体" w:hAnsi="宋体" w:hint="eastAsia"/>
          <w:sz w:val="24"/>
          <w:szCs w:val="24"/>
        </w:rPr>
        <w:t>所有的叶子节点位于同一层</w:t>
      </w:r>
      <w:r w:rsidR="00DC6FC7">
        <w:rPr>
          <w:rFonts w:ascii="宋体" w:hAnsi="宋体" w:hint="eastAsia"/>
          <w:sz w:val="24"/>
          <w:szCs w:val="24"/>
        </w:rPr>
        <w:t>，叶子节点以单链表的形式连接从而提升查询的效率；内部节点只存储键值，且由于主存储器的大小有限，主存储器中只存储内部节点，叶子节点被存储在辅助存储器中。图</w:t>
      </w:r>
      <w:r w:rsidR="006D3B4D">
        <w:rPr>
          <w:rFonts w:ascii="宋体" w:hAnsi="宋体" w:hint="eastAsia"/>
          <w:sz w:val="24"/>
          <w:szCs w:val="24"/>
        </w:rPr>
        <w:t>4</w:t>
      </w:r>
      <w:r w:rsidR="00DC6FC7">
        <w:rPr>
          <w:rFonts w:ascii="宋体" w:hAnsi="宋体" w:hint="eastAsia"/>
          <w:sz w:val="24"/>
          <w:szCs w:val="24"/>
        </w:rPr>
        <w:t>为B+树的结构</w:t>
      </w:r>
      <w:r w:rsidR="00DE21BC">
        <w:rPr>
          <w:rFonts w:ascii="宋体" w:hAnsi="宋体" w:hint="eastAsia"/>
          <w:sz w:val="24"/>
          <w:szCs w:val="24"/>
        </w:rPr>
        <w:t>，其中最下面一层为叶子节点。</w:t>
      </w:r>
    </w:p>
    <w:p w14:paraId="56639028" w14:textId="294671DB" w:rsidR="00DC6FC7" w:rsidRDefault="00215685" w:rsidP="00215685">
      <w:pPr>
        <w:ind w:firstLineChars="200" w:firstLine="420"/>
        <w:rPr>
          <w:rFonts w:ascii="宋体" w:hAnsi="宋体"/>
          <w:sz w:val="24"/>
          <w:szCs w:val="24"/>
        </w:rPr>
      </w:pPr>
      <w:r>
        <w:rPr>
          <w:noProof/>
        </w:rPr>
        <w:drawing>
          <wp:inline distT="0" distB="0" distL="0" distR="0" wp14:anchorId="3D0E4FBE" wp14:editId="309173E9">
            <wp:extent cx="4730750" cy="182144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5231" cy="1834723"/>
                    </a:xfrm>
                    <a:prstGeom prst="rect">
                      <a:avLst/>
                    </a:prstGeom>
                  </pic:spPr>
                </pic:pic>
              </a:graphicData>
            </a:graphic>
          </wp:inline>
        </w:drawing>
      </w:r>
    </w:p>
    <w:p w14:paraId="03CA2751" w14:textId="3710CC7A" w:rsidR="00DC6FC7" w:rsidRPr="00DC6FC7" w:rsidRDefault="00DC6FC7" w:rsidP="00DC6FC7">
      <w:pPr>
        <w:spacing w:line="400" w:lineRule="exact"/>
        <w:jc w:val="center"/>
        <w:rPr>
          <w:rFonts w:ascii="宋体" w:hAnsi="宋体"/>
          <w:sz w:val="24"/>
          <w:szCs w:val="24"/>
        </w:rPr>
      </w:pPr>
      <w:r>
        <w:rPr>
          <w:rFonts w:ascii="宋体" w:hAnsi="宋体" w:hint="eastAsia"/>
          <w:sz w:val="24"/>
          <w:szCs w:val="24"/>
        </w:rPr>
        <w:lastRenderedPageBreak/>
        <w:t>图</w:t>
      </w:r>
      <w:r w:rsidR="006D3B4D">
        <w:rPr>
          <w:rFonts w:ascii="宋体" w:hAnsi="宋体" w:hint="eastAsia"/>
          <w:sz w:val="24"/>
          <w:szCs w:val="24"/>
        </w:rPr>
        <w:t>4</w:t>
      </w:r>
      <w:r>
        <w:rPr>
          <w:rFonts w:ascii="宋体" w:hAnsi="宋体"/>
          <w:sz w:val="24"/>
          <w:szCs w:val="24"/>
        </w:rPr>
        <w:t xml:space="preserve"> B</w:t>
      </w:r>
      <w:r>
        <w:rPr>
          <w:rFonts w:ascii="宋体" w:hAnsi="宋体" w:hint="eastAsia"/>
          <w:sz w:val="24"/>
          <w:szCs w:val="24"/>
        </w:rPr>
        <w:t>+树的结构</w:t>
      </w:r>
    </w:p>
    <w:p w14:paraId="37A2CDBD" w14:textId="6AB09535" w:rsidR="003C5D78" w:rsidRPr="00410258" w:rsidRDefault="00410258" w:rsidP="003C5D78">
      <w:pPr>
        <w:spacing w:line="400" w:lineRule="exact"/>
        <w:rPr>
          <w:rFonts w:ascii="宋体" w:hAnsi="宋体"/>
          <w:b/>
          <w:bCs/>
          <w:sz w:val="24"/>
          <w:szCs w:val="24"/>
        </w:rPr>
      </w:pPr>
      <w:r w:rsidRPr="00410258">
        <w:rPr>
          <w:rFonts w:ascii="宋体" w:hAnsi="宋体" w:hint="eastAsia"/>
          <w:b/>
          <w:bCs/>
          <w:sz w:val="24"/>
          <w:szCs w:val="24"/>
        </w:rPr>
        <w:t>2.2.5</w:t>
      </w:r>
      <w:r w:rsidRPr="00410258">
        <w:rPr>
          <w:rFonts w:ascii="宋体" w:hAnsi="宋体"/>
          <w:b/>
          <w:bCs/>
          <w:sz w:val="24"/>
          <w:szCs w:val="24"/>
        </w:rPr>
        <w:t xml:space="preserve"> </w:t>
      </w:r>
      <w:proofErr w:type="spellStart"/>
      <w:r w:rsidRPr="00410258">
        <w:rPr>
          <w:rFonts w:ascii="宋体" w:hAnsi="宋体"/>
          <w:b/>
          <w:bCs/>
          <w:sz w:val="24"/>
          <w:szCs w:val="24"/>
        </w:rPr>
        <w:t>pagerank</w:t>
      </w:r>
      <w:proofErr w:type="spellEnd"/>
      <w:r w:rsidRPr="00410258">
        <w:rPr>
          <w:rFonts w:ascii="宋体" w:hAnsi="宋体" w:hint="eastAsia"/>
          <w:b/>
          <w:bCs/>
          <w:sz w:val="24"/>
          <w:szCs w:val="24"/>
        </w:rPr>
        <w:t>算法</w:t>
      </w:r>
    </w:p>
    <w:p w14:paraId="79773A99" w14:textId="3DF07859" w:rsidR="003C5D78" w:rsidRDefault="006B20E0" w:rsidP="00CF76B5">
      <w:pPr>
        <w:spacing w:line="400" w:lineRule="exact"/>
        <w:ind w:firstLineChars="200" w:firstLine="480"/>
        <w:rPr>
          <w:rFonts w:ascii="宋体" w:hAnsi="宋体"/>
          <w:sz w:val="24"/>
          <w:szCs w:val="24"/>
        </w:rPr>
      </w:pPr>
      <w:proofErr w:type="spellStart"/>
      <w:r>
        <w:rPr>
          <w:rFonts w:ascii="宋体" w:hAnsi="宋体" w:hint="eastAsia"/>
          <w:sz w:val="24"/>
          <w:szCs w:val="24"/>
        </w:rPr>
        <w:t>Pagerank</w:t>
      </w:r>
      <w:proofErr w:type="spellEnd"/>
      <w:r>
        <w:rPr>
          <w:rFonts w:ascii="宋体" w:hAnsi="宋体" w:hint="eastAsia"/>
          <w:sz w:val="24"/>
          <w:szCs w:val="24"/>
        </w:rPr>
        <w:t>是一种根据网页之间的超链接来计算网页排名的技术，是</w:t>
      </w:r>
      <w:r>
        <w:rPr>
          <w:rFonts w:ascii="宋体" w:hAnsi="宋体"/>
          <w:sz w:val="24"/>
          <w:szCs w:val="24"/>
        </w:rPr>
        <w:t>Google</w:t>
      </w:r>
      <w:r>
        <w:rPr>
          <w:rFonts w:ascii="宋体" w:hAnsi="宋体" w:hint="eastAsia"/>
          <w:sz w:val="24"/>
          <w:szCs w:val="24"/>
        </w:rPr>
        <w:t>公司用于体现网页之间相关性和重要性的关键算法，也经常被用作评价搜索引擎优化程度的指标。</w:t>
      </w:r>
      <w:proofErr w:type="spellStart"/>
      <w:r>
        <w:rPr>
          <w:rFonts w:ascii="宋体" w:hAnsi="宋体" w:hint="eastAsia"/>
          <w:sz w:val="24"/>
          <w:szCs w:val="24"/>
        </w:rPr>
        <w:t>Page</w:t>
      </w:r>
      <w:r>
        <w:rPr>
          <w:rFonts w:ascii="宋体" w:hAnsi="宋体"/>
          <w:sz w:val="24"/>
          <w:szCs w:val="24"/>
        </w:rPr>
        <w:t>rank</w:t>
      </w:r>
      <w:proofErr w:type="spellEnd"/>
      <w:r>
        <w:rPr>
          <w:rFonts w:ascii="宋体" w:hAnsi="宋体" w:hint="eastAsia"/>
          <w:sz w:val="24"/>
          <w:szCs w:val="24"/>
        </w:rPr>
        <w:t>算法</w:t>
      </w:r>
      <w:proofErr w:type="gramStart"/>
      <w:r>
        <w:rPr>
          <w:rFonts w:ascii="宋体" w:hAnsi="宋体" w:hint="eastAsia"/>
          <w:sz w:val="24"/>
          <w:szCs w:val="24"/>
        </w:rPr>
        <w:t>由谷歌创始人</w:t>
      </w:r>
      <w:proofErr w:type="gramEnd"/>
      <w:r w:rsidRPr="006B20E0">
        <w:rPr>
          <w:rFonts w:ascii="宋体" w:hAnsi="宋体"/>
          <w:sz w:val="24"/>
          <w:szCs w:val="24"/>
        </w:rPr>
        <w:t>Lawrence Edward Page</w:t>
      </w:r>
      <w:r>
        <w:rPr>
          <w:rFonts w:ascii="宋体" w:hAnsi="宋体" w:hint="eastAsia"/>
          <w:sz w:val="24"/>
          <w:szCs w:val="24"/>
        </w:rPr>
        <w:t>和</w:t>
      </w:r>
      <w:r w:rsidRPr="006B20E0">
        <w:rPr>
          <w:rFonts w:ascii="宋体" w:hAnsi="宋体"/>
          <w:sz w:val="24"/>
          <w:szCs w:val="24"/>
        </w:rPr>
        <w:t>Sergey Brin</w:t>
      </w:r>
      <w:r>
        <w:rPr>
          <w:rFonts w:ascii="宋体" w:hAnsi="宋体" w:hint="eastAsia"/>
          <w:sz w:val="24"/>
          <w:szCs w:val="24"/>
        </w:rPr>
        <w:t>在斯坦福大学共同发明[30</w:t>
      </w:r>
      <w:r>
        <w:rPr>
          <w:rFonts w:ascii="宋体" w:hAnsi="宋体"/>
          <w:sz w:val="24"/>
          <w:szCs w:val="24"/>
        </w:rPr>
        <w:t>]</w:t>
      </w:r>
      <w:r>
        <w:rPr>
          <w:rFonts w:ascii="宋体" w:hAnsi="宋体" w:hint="eastAsia"/>
          <w:sz w:val="24"/>
          <w:szCs w:val="24"/>
        </w:rPr>
        <w:t>。</w:t>
      </w:r>
      <w:proofErr w:type="spellStart"/>
      <w:r w:rsidR="00CF76B5">
        <w:rPr>
          <w:rFonts w:ascii="宋体" w:hAnsi="宋体" w:hint="eastAsia"/>
          <w:sz w:val="24"/>
          <w:szCs w:val="24"/>
        </w:rPr>
        <w:t>P</w:t>
      </w:r>
      <w:r w:rsidR="00CF76B5">
        <w:rPr>
          <w:rFonts w:ascii="宋体" w:hAnsi="宋体"/>
          <w:sz w:val="24"/>
          <w:szCs w:val="24"/>
        </w:rPr>
        <w:t>agerank</w:t>
      </w:r>
      <w:proofErr w:type="spellEnd"/>
      <w:r w:rsidR="00CF76B5">
        <w:rPr>
          <w:rFonts w:ascii="宋体" w:hAnsi="宋体" w:hint="eastAsia"/>
          <w:sz w:val="24"/>
          <w:szCs w:val="24"/>
        </w:rPr>
        <w:t>的核心思想是，如果一个网页被很多其他网页链接，则该网页的重要性比较大，</w:t>
      </w:r>
      <w:proofErr w:type="spellStart"/>
      <w:r w:rsidR="00CF76B5">
        <w:rPr>
          <w:rFonts w:ascii="宋体" w:hAnsi="宋体"/>
          <w:sz w:val="24"/>
          <w:szCs w:val="24"/>
        </w:rPr>
        <w:t>pagerank</w:t>
      </w:r>
      <w:proofErr w:type="spellEnd"/>
      <w:r w:rsidR="00CF76B5">
        <w:rPr>
          <w:rFonts w:ascii="宋体" w:hAnsi="宋体" w:hint="eastAsia"/>
          <w:sz w:val="24"/>
          <w:szCs w:val="24"/>
        </w:rPr>
        <w:t>值较高，同时，如果一个</w:t>
      </w:r>
      <w:proofErr w:type="spellStart"/>
      <w:r w:rsidR="00CF76B5">
        <w:rPr>
          <w:rFonts w:ascii="宋体" w:hAnsi="宋体"/>
          <w:sz w:val="24"/>
          <w:szCs w:val="24"/>
        </w:rPr>
        <w:t>pagerank</w:t>
      </w:r>
      <w:proofErr w:type="spellEnd"/>
      <w:r w:rsidR="00CF76B5">
        <w:rPr>
          <w:rFonts w:ascii="宋体" w:hAnsi="宋体" w:hint="eastAsia"/>
          <w:sz w:val="24"/>
          <w:szCs w:val="24"/>
        </w:rPr>
        <w:t>值很高的网页链接到另一个网页，则该网页的</w:t>
      </w:r>
      <w:proofErr w:type="spellStart"/>
      <w:r w:rsidR="00CF76B5">
        <w:rPr>
          <w:rFonts w:ascii="宋体" w:hAnsi="宋体"/>
          <w:sz w:val="24"/>
          <w:szCs w:val="24"/>
        </w:rPr>
        <w:t>pagerank</w:t>
      </w:r>
      <w:proofErr w:type="spellEnd"/>
      <w:r w:rsidR="00CF76B5">
        <w:rPr>
          <w:rFonts w:ascii="宋体" w:hAnsi="宋体" w:hint="eastAsia"/>
          <w:sz w:val="24"/>
          <w:szCs w:val="24"/>
        </w:rPr>
        <w:t>值也会提高。</w:t>
      </w:r>
    </w:p>
    <w:p w14:paraId="7C5A9956" w14:textId="6430937D" w:rsidR="003C5D78" w:rsidRDefault="00A0071E" w:rsidP="00A0071E">
      <w:pPr>
        <w:spacing w:line="400" w:lineRule="exact"/>
        <w:ind w:firstLine="480"/>
        <w:rPr>
          <w:rFonts w:ascii="宋体" w:hAnsi="宋体"/>
          <w:sz w:val="24"/>
          <w:szCs w:val="24"/>
        </w:rPr>
      </w:pPr>
      <w:proofErr w:type="spellStart"/>
      <w:r>
        <w:rPr>
          <w:rFonts w:ascii="宋体" w:hAnsi="宋体"/>
          <w:sz w:val="24"/>
          <w:szCs w:val="24"/>
        </w:rPr>
        <w:t>P</w:t>
      </w:r>
      <w:r>
        <w:rPr>
          <w:rFonts w:ascii="宋体" w:hAnsi="宋体" w:hint="eastAsia"/>
          <w:sz w:val="24"/>
          <w:szCs w:val="24"/>
        </w:rPr>
        <w:t>age</w:t>
      </w:r>
      <w:r>
        <w:rPr>
          <w:rFonts w:ascii="宋体" w:hAnsi="宋体"/>
          <w:sz w:val="24"/>
          <w:szCs w:val="24"/>
        </w:rPr>
        <w:t>rank</w:t>
      </w:r>
      <w:proofErr w:type="spellEnd"/>
      <w:r>
        <w:rPr>
          <w:rFonts w:ascii="宋体" w:hAnsi="宋体" w:hint="eastAsia"/>
          <w:sz w:val="24"/>
          <w:szCs w:val="24"/>
        </w:rPr>
        <w:t>算法主要分为两步：</w:t>
      </w:r>
    </w:p>
    <w:p w14:paraId="7A673386" w14:textId="462E7B52" w:rsidR="00A0071E" w:rsidRDefault="00A0071E" w:rsidP="00A0071E">
      <w:pPr>
        <w:ind w:firstLine="482"/>
        <w:rPr>
          <w:rFonts w:ascii="宋体" w:hAnsi="宋体"/>
          <w:sz w:val="24"/>
          <w:szCs w:val="24"/>
        </w:rPr>
      </w:pPr>
      <w:r>
        <w:rPr>
          <w:rFonts w:ascii="宋体" w:hAnsi="宋体" w:hint="eastAsia"/>
          <w:sz w:val="24"/>
          <w:szCs w:val="24"/>
        </w:rPr>
        <w:t>1.给每个网页设置一个初始的P</w:t>
      </w:r>
      <w:r>
        <w:rPr>
          <w:rFonts w:ascii="宋体" w:hAnsi="宋体"/>
          <w:sz w:val="24"/>
          <w:szCs w:val="24"/>
        </w:rPr>
        <w:t>R</w:t>
      </w:r>
      <w:r>
        <w:rPr>
          <w:rFonts w:ascii="宋体" w:hAnsi="宋体" w:hint="eastAsia"/>
          <w:sz w:val="24"/>
          <w:szCs w:val="24"/>
        </w:rPr>
        <w:t>值，代表网页的被访问概率，假设网页的初始P</w:t>
      </w:r>
      <w:r>
        <w:rPr>
          <w:rFonts w:ascii="宋体" w:hAnsi="宋体"/>
          <w:sz w:val="24"/>
          <w:szCs w:val="24"/>
        </w:rPr>
        <w:t>R</w:t>
      </w:r>
      <w:r>
        <w:rPr>
          <w:rFonts w:ascii="宋体" w:hAnsi="宋体" w:hint="eastAsia"/>
          <w:sz w:val="24"/>
          <w:szCs w:val="24"/>
        </w:rPr>
        <w:t>值为</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oMath>
      <w:r>
        <w:rPr>
          <w:rFonts w:ascii="宋体" w:hAnsi="宋体" w:hint="eastAsia"/>
          <w:sz w:val="24"/>
          <w:szCs w:val="24"/>
        </w:rPr>
        <w:t>，其中N为网页的总数量，在一般的情况下，所有网页的P</w:t>
      </w:r>
      <w:r>
        <w:rPr>
          <w:rFonts w:ascii="宋体" w:hAnsi="宋体"/>
          <w:sz w:val="24"/>
          <w:szCs w:val="24"/>
        </w:rPr>
        <w:t>R</w:t>
      </w:r>
      <w:r>
        <w:rPr>
          <w:rFonts w:ascii="宋体" w:hAnsi="宋体" w:hint="eastAsia"/>
          <w:sz w:val="24"/>
          <w:szCs w:val="24"/>
        </w:rPr>
        <w:t>值总和为1。</w:t>
      </w:r>
    </w:p>
    <w:p w14:paraId="003DC66B" w14:textId="1262D6D9" w:rsidR="00A0071E" w:rsidRDefault="00A0071E" w:rsidP="00A0071E">
      <w:pPr>
        <w:ind w:firstLine="482"/>
        <w:rPr>
          <w:rFonts w:ascii="宋体" w:hAnsi="宋体"/>
          <w:sz w:val="24"/>
          <w:szCs w:val="24"/>
        </w:rPr>
      </w:pPr>
      <w:r>
        <w:rPr>
          <w:rFonts w:ascii="宋体" w:hAnsi="宋体" w:hint="eastAsia"/>
          <w:sz w:val="24"/>
          <w:szCs w:val="24"/>
        </w:rPr>
        <w:t>2.通过投票算法不断迭代，更新每个网页的P</w:t>
      </w:r>
      <w:r>
        <w:rPr>
          <w:rFonts w:ascii="宋体" w:hAnsi="宋体"/>
          <w:sz w:val="24"/>
          <w:szCs w:val="24"/>
        </w:rPr>
        <w:t>R</w:t>
      </w:r>
      <w:r>
        <w:rPr>
          <w:rFonts w:ascii="宋体" w:hAnsi="宋体" w:hint="eastAsia"/>
          <w:sz w:val="24"/>
          <w:szCs w:val="24"/>
        </w:rPr>
        <w:t>值，举例来说，</w:t>
      </w:r>
      <w:r w:rsidR="0066435E">
        <w:rPr>
          <w:rFonts w:ascii="宋体" w:hAnsi="宋体" w:hint="eastAsia"/>
          <w:sz w:val="24"/>
          <w:szCs w:val="24"/>
        </w:rPr>
        <w:t>A、</w:t>
      </w:r>
      <w:r w:rsidR="0066435E">
        <w:rPr>
          <w:rFonts w:ascii="宋体" w:hAnsi="宋体"/>
          <w:sz w:val="24"/>
          <w:szCs w:val="24"/>
        </w:rPr>
        <w:t>B</w:t>
      </w:r>
      <w:r w:rsidR="0066435E">
        <w:rPr>
          <w:rFonts w:ascii="宋体" w:hAnsi="宋体" w:hint="eastAsia"/>
          <w:sz w:val="24"/>
          <w:szCs w:val="24"/>
        </w:rPr>
        <w:t>、</w:t>
      </w:r>
      <w:r w:rsidR="0066435E">
        <w:rPr>
          <w:rFonts w:ascii="宋体" w:hAnsi="宋体"/>
          <w:sz w:val="24"/>
          <w:szCs w:val="24"/>
        </w:rPr>
        <w:t>C</w:t>
      </w:r>
      <w:r w:rsidR="0066435E">
        <w:rPr>
          <w:rFonts w:ascii="宋体" w:hAnsi="宋体" w:hint="eastAsia"/>
          <w:sz w:val="24"/>
          <w:szCs w:val="24"/>
        </w:rPr>
        <w:t>三个网页都有进入D网页的链接，则D网页的P</w:t>
      </w:r>
      <w:r w:rsidR="0066435E">
        <w:rPr>
          <w:rFonts w:ascii="宋体" w:hAnsi="宋体"/>
          <w:sz w:val="24"/>
          <w:szCs w:val="24"/>
        </w:rPr>
        <w:t>R</w:t>
      </w:r>
      <w:r w:rsidR="0066435E">
        <w:rPr>
          <w:rFonts w:ascii="宋体" w:hAnsi="宋体" w:hint="eastAsia"/>
          <w:sz w:val="24"/>
          <w:szCs w:val="24"/>
        </w:rPr>
        <w:t>值为A、B、C三个网页P</w:t>
      </w:r>
      <w:r w:rsidR="0066435E">
        <w:rPr>
          <w:rFonts w:ascii="宋体" w:hAnsi="宋体"/>
          <w:sz w:val="24"/>
          <w:szCs w:val="24"/>
        </w:rPr>
        <w:t>R</w:t>
      </w:r>
      <w:r w:rsidR="0066435E">
        <w:rPr>
          <w:rFonts w:ascii="宋体" w:hAnsi="宋体" w:hint="eastAsia"/>
          <w:sz w:val="24"/>
          <w:szCs w:val="24"/>
        </w:rPr>
        <w:t>值的总和，计算公式如下：</w:t>
      </w:r>
    </w:p>
    <w:p w14:paraId="1010CEE0" w14:textId="767915F4" w:rsidR="0066435E" w:rsidRPr="0066435E" w:rsidRDefault="0066435E" w:rsidP="00A0071E">
      <w:pPr>
        <w:ind w:firstLine="482"/>
        <w:rPr>
          <w:rFonts w:ascii="宋体" w:hAnsi="宋体"/>
          <w:shd w:val="clear" w:color="auto" w:fill="FFFFFF"/>
        </w:rPr>
      </w:pPr>
      <m:oMathPara>
        <m:oMath>
          <m:r>
            <m:rPr>
              <m:sty m:val="p"/>
            </m:rPr>
            <w:rPr>
              <w:rFonts w:ascii="Cambria Math" w:hAnsi="Cambria Math" w:cs="Arial"/>
              <w:shd w:val="clear" w:color="auto" w:fill="FFFFFF"/>
            </w:rPr>
            <m:t>PR(D)=PR(A)+PR(B)+PR(C)</m:t>
          </m:r>
        </m:oMath>
      </m:oMathPara>
    </w:p>
    <w:p w14:paraId="3C4B0F16" w14:textId="4F52BDD6" w:rsidR="0066435E" w:rsidRPr="00B54ACD" w:rsidRDefault="0066435E" w:rsidP="00A0071E">
      <w:pPr>
        <w:ind w:firstLine="482"/>
        <w:rPr>
          <w:rFonts w:ascii="宋体" w:hAnsi="宋体"/>
          <w:sz w:val="24"/>
          <w:szCs w:val="24"/>
        </w:rPr>
      </w:pPr>
      <w:r w:rsidRPr="00B54ACD">
        <w:rPr>
          <w:rFonts w:ascii="宋体" w:hAnsi="宋体" w:hint="eastAsia"/>
          <w:sz w:val="24"/>
          <w:szCs w:val="24"/>
        </w:rPr>
        <w:t>继续进行计算，A网页除了链接到D网页之外，还同时链接到了B网页和C网页，因此用户通过A网页访问B、</w:t>
      </w:r>
      <w:r w:rsidRPr="00B54ACD">
        <w:rPr>
          <w:rFonts w:ascii="宋体" w:hAnsi="宋体"/>
          <w:sz w:val="24"/>
          <w:szCs w:val="24"/>
        </w:rPr>
        <w:t>C</w:t>
      </w:r>
      <w:r w:rsidRPr="00B54ACD">
        <w:rPr>
          <w:rFonts w:ascii="宋体" w:hAnsi="宋体" w:hint="eastAsia"/>
          <w:sz w:val="24"/>
          <w:szCs w:val="24"/>
        </w:rPr>
        <w:t>、</w:t>
      </w:r>
      <w:r w:rsidRPr="00B54ACD">
        <w:rPr>
          <w:rFonts w:ascii="宋体" w:hAnsi="宋体"/>
          <w:sz w:val="24"/>
          <w:szCs w:val="24"/>
        </w:rPr>
        <w:t>D</w:t>
      </w:r>
      <w:r w:rsidRPr="00B54ACD">
        <w:rPr>
          <w:rFonts w:ascii="宋体" w:hAnsi="宋体" w:hint="eastAsia"/>
          <w:sz w:val="24"/>
          <w:szCs w:val="24"/>
        </w:rPr>
        <w:t>三个网页的概率均为1/3，同理，如果B网页同时包含对A、</w:t>
      </w:r>
      <w:r w:rsidRPr="00B54ACD">
        <w:rPr>
          <w:rFonts w:ascii="宋体" w:hAnsi="宋体"/>
          <w:sz w:val="24"/>
          <w:szCs w:val="24"/>
        </w:rPr>
        <w:t>D</w:t>
      </w:r>
      <w:r w:rsidRPr="00B54ACD">
        <w:rPr>
          <w:rFonts w:ascii="宋体" w:hAnsi="宋体" w:hint="eastAsia"/>
          <w:sz w:val="24"/>
          <w:szCs w:val="24"/>
        </w:rPr>
        <w:t>两个网页的链接，则进入这两个网页的概率为1/2，</w:t>
      </w:r>
      <w:r w:rsidRPr="00B54ACD">
        <w:rPr>
          <w:rFonts w:ascii="宋体" w:hAnsi="宋体"/>
          <w:sz w:val="24"/>
          <w:szCs w:val="24"/>
        </w:rPr>
        <w:t>C</w:t>
      </w:r>
      <w:r w:rsidRPr="00B54ACD">
        <w:rPr>
          <w:rFonts w:ascii="宋体" w:hAnsi="宋体" w:hint="eastAsia"/>
          <w:sz w:val="24"/>
          <w:szCs w:val="24"/>
        </w:rPr>
        <w:t>如果只能链接到D网页，则</w:t>
      </w:r>
      <w:r w:rsidR="00B54ACD" w:rsidRPr="00B54ACD">
        <w:rPr>
          <w:rFonts w:ascii="宋体" w:hAnsi="宋体" w:hint="eastAsia"/>
          <w:sz w:val="24"/>
          <w:szCs w:val="24"/>
        </w:rPr>
        <w:t>C所有的跳转网页都进入了D网页，这样A对D网页的投票量为1/3，B为1/2，C为1，因此D网页的P</w:t>
      </w:r>
      <w:r w:rsidR="00B54ACD" w:rsidRPr="00B54ACD">
        <w:rPr>
          <w:rFonts w:ascii="宋体" w:hAnsi="宋体"/>
          <w:sz w:val="24"/>
          <w:szCs w:val="24"/>
        </w:rPr>
        <w:t>R</w:t>
      </w:r>
      <w:r w:rsidR="00B54ACD" w:rsidRPr="00B54ACD">
        <w:rPr>
          <w:rFonts w:ascii="宋体" w:hAnsi="宋体" w:hint="eastAsia"/>
          <w:sz w:val="24"/>
          <w:szCs w:val="24"/>
        </w:rPr>
        <w:t>值计算公式变为:</w:t>
      </w:r>
    </w:p>
    <w:p w14:paraId="34499050" w14:textId="30EF9A3E" w:rsidR="00B54ACD" w:rsidRPr="00B54ACD" w:rsidRDefault="00B54ACD" w:rsidP="00B54ACD">
      <w:pPr>
        <w:ind w:firstLine="482"/>
        <w:jc w:val="center"/>
        <w:rPr>
          <w:rFonts w:ascii="Cambria Math" w:hAnsi="Cambria Math" w:cs="Arial"/>
          <w:shd w:val="clear" w:color="auto" w:fill="FFFFFF"/>
        </w:rPr>
      </w:pPr>
      <w:r w:rsidRPr="00B54ACD">
        <w:rPr>
          <w:rFonts w:ascii="Cambria Math" w:hAnsi="Cambria Math" w:cs="Arial"/>
          <w:shd w:val="clear" w:color="auto" w:fill="FFFFFF"/>
        </w:rPr>
        <w:t>PR(D)=PR(A)/3+PR(B)/2+PR(C)</w:t>
      </w:r>
    </w:p>
    <w:p w14:paraId="72FCFCCF" w14:textId="7F81F53D" w:rsidR="00B54ACD" w:rsidRPr="00B54ACD" w:rsidRDefault="00B54ACD" w:rsidP="00B54ACD">
      <w:pPr>
        <w:ind w:firstLine="482"/>
        <w:rPr>
          <w:rFonts w:ascii="宋体" w:hAnsi="宋体"/>
          <w:sz w:val="24"/>
          <w:szCs w:val="24"/>
        </w:rPr>
      </w:pPr>
      <w:r w:rsidRPr="00B54ACD">
        <w:rPr>
          <w:rFonts w:ascii="宋体" w:hAnsi="宋体" w:hint="eastAsia"/>
          <w:sz w:val="24"/>
          <w:szCs w:val="24"/>
        </w:rPr>
        <w:t>经过总结，我们可以得出一个网页的P</w:t>
      </w:r>
      <w:r w:rsidRPr="00B54ACD">
        <w:rPr>
          <w:rFonts w:ascii="宋体" w:hAnsi="宋体"/>
          <w:sz w:val="24"/>
          <w:szCs w:val="24"/>
        </w:rPr>
        <w:t>R</w:t>
      </w:r>
      <w:r w:rsidRPr="00B54ACD">
        <w:rPr>
          <w:rFonts w:ascii="宋体" w:hAnsi="宋体" w:hint="eastAsia"/>
          <w:sz w:val="24"/>
          <w:szCs w:val="24"/>
        </w:rPr>
        <w:t>值计算公式应该为：</w:t>
      </w:r>
    </w:p>
    <w:p w14:paraId="37AA1122" w14:textId="0CBC76E0" w:rsidR="00B54ACD" w:rsidRPr="00B54ACD" w:rsidRDefault="00B54ACD" w:rsidP="00B54ACD">
      <w:pPr>
        <w:ind w:firstLine="482"/>
        <w:jc w:val="center"/>
        <w:rPr>
          <w:rFonts w:ascii="宋体" w:hAnsi="宋体"/>
          <w:sz w:val="24"/>
          <w:szCs w:val="24"/>
        </w:rPr>
      </w:pPr>
      <w:r w:rsidRPr="00B54ACD">
        <w:rPr>
          <w:rFonts w:ascii="宋体" w:hAnsi="宋体" w:hint="eastAsia"/>
          <w:sz w:val="24"/>
          <w:szCs w:val="24"/>
        </w:rPr>
        <w:t>P</w:t>
      </w:r>
      <w:r w:rsidRPr="00B54ACD">
        <w:rPr>
          <w:rFonts w:ascii="宋体" w:hAnsi="宋体"/>
          <w:sz w:val="24"/>
          <w:szCs w:val="24"/>
        </w:rPr>
        <w:t>R</w:t>
      </w:r>
      <w:r w:rsidRPr="00B54ACD">
        <w:rPr>
          <w:rFonts w:ascii="宋体" w:hAnsi="宋体" w:hint="eastAsia"/>
          <w:sz w:val="24"/>
          <w:szCs w:val="24"/>
        </w:rPr>
        <w:t>(w</w:t>
      </w:r>
      <w:r w:rsidRPr="00B54ACD">
        <w:rPr>
          <w:rFonts w:ascii="宋体" w:hAnsi="宋体"/>
          <w:sz w:val="24"/>
          <w:szCs w:val="24"/>
        </w:rPr>
        <w:t xml:space="preserve">) = </w:t>
      </w:r>
      <m:oMath>
        <m:nary>
          <m:naryPr>
            <m:chr m:val="∑"/>
            <m:limLoc m:val="undOvr"/>
            <m:supHide m:val="1"/>
            <m:ctrlPr>
              <w:rPr>
                <w:rFonts w:ascii="Cambria Math" w:hAnsi="Cambria Math"/>
                <w:sz w:val="24"/>
                <w:szCs w:val="24"/>
              </w:rPr>
            </m:ctrlPr>
          </m:naryPr>
          <m:sub>
            <m:r>
              <w:rPr>
                <w:rFonts w:ascii="Cambria Math" w:hAnsi="Cambria Math" w:hint="eastAsia"/>
                <w:sz w:val="24"/>
                <w:szCs w:val="24"/>
              </w:rPr>
              <m:t>n</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hint="eastAsia"/>
                    <w:sz w:val="24"/>
                    <w:szCs w:val="24"/>
                  </w:rPr>
                  <m:t>w</m:t>
                </m:r>
              </m:sub>
            </m:sSub>
          </m:sub>
          <m:sup/>
          <m:e>
            <m:f>
              <m:fPr>
                <m:ctrlPr>
                  <w:rPr>
                    <w:rFonts w:ascii="Cambria Math" w:hAnsi="Cambria Math"/>
                    <w:sz w:val="24"/>
                    <w:szCs w:val="24"/>
                  </w:rPr>
                </m:ctrlPr>
              </m:fPr>
              <m:num>
                <m:r>
                  <w:rPr>
                    <w:rFonts w:ascii="Cambria Math" w:hAnsi="Cambria Math"/>
                    <w:sz w:val="24"/>
                    <w:szCs w:val="24"/>
                  </w:rPr>
                  <m:t>PR</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m:t>
                </m:r>
              </m:num>
              <m:den>
                <m:r>
                  <w:rPr>
                    <w:rFonts w:ascii="Cambria Math" w:hAnsi="Cambria Math"/>
                    <w:sz w:val="24"/>
                    <w:szCs w:val="24"/>
                  </w:rPr>
                  <m:t>L</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m:t>
                </m:r>
              </m:den>
            </m:f>
          </m:e>
        </m:nary>
      </m:oMath>
    </w:p>
    <w:p w14:paraId="0AEAE89D" w14:textId="28D312CF" w:rsidR="00A0071E" w:rsidRPr="002C3BD9" w:rsidRDefault="00B54ACD" w:rsidP="002C3BD9">
      <w:pPr>
        <w:ind w:firstLine="482"/>
        <w:rPr>
          <w:rFonts w:ascii="宋体" w:hAnsi="宋体"/>
          <w:sz w:val="24"/>
          <w:szCs w:val="24"/>
        </w:rPr>
      </w:pPr>
      <w:r w:rsidRPr="00B54ACD">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hint="eastAsia"/>
                <w:sz w:val="24"/>
                <w:szCs w:val="24"/>
              </w:rPr>
              <m:t>w</m:t>
            </m:r>
          </m:sub>
        </m:sSub>
      </m:oMath>
      <w:r w:rsidRPr="00B54ACD">
        <w:rPr>
          <w:rFonts w:ascii="宋体" w:hAnsi="宋体" w:hint="eastAsia"/>
          <w:sz w:val="24"/>
          <w:szCs w:val="24"/>
        </w:rPr>
        <w:t>是所有链接到网页w的网页集合，网页</w:t>
      </w:r>
      <w:r w:rsidRPr="00B54ACD">
        <w:rPr>
          <w:rFonts w:ascii="宋体" w:hAnsi="宋体"/>
          <w:sz w:val="24"/>
          <w:szCs w:val="24"/>
        </w:rPr>
        <w:t>n</w:t>
      </w:r>
      <w:r w:rsidRPr="00B54ACD">
        <w:rPr>
          <w:rFonts w:ascii="宋体" w:hAnsi="宋体" w:hint="eastAsia"/>
          <w:sz w:val="24"/>
          <w:szCs w:val="24"/>
        </w:rPr>
        <w:t>是属于集合</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hint="eastAsia"/>
                <w:sz w:val="24"/>
                <w:szCs w:val="24"/>
              </w:rPr>
              <m:t>w</m:t>
            </m:r>
          </m:sub>
        </m:sSub>
      </m:oMath>
      <w:r w:rsidRPr="00B54ACD">
        <w:rPr>
          <w:rFonts w:ascii="宋体" w:hAnsi="宋体" w:hint="eastAsia"/>
          <w:sz w:val="24"/>
          <w:szCs w:val="24"/>
        </w:rPr>
        <w:t>的一个网页，L(</w:t>
      </w:r>
      <w:r w:rsidRPr="00B54ACD">
        <w:rPr>
          <w:rFonts w:ascii="宋体" w:hAnsi="宋体"/>
          <w:sz w:val="24"/>
          <w:szCs w:val="24"/>
        </w:rPr>
        <w:t>n)</w:t>
      </w:r>
      <w:r w:rsidRPr="00B54ACD">
        <w:rPr>
          <w:rFonts w:ascii="宋体" w:hAnsi="宋体" w:hint="eastAsia"/>
          <w:sz w:val="24"/>
          <w:szCs w:val="24"/>
        </w:rPr>
        <w:t>是网页n的出度（对外链接的数量）。</w:t>
      </w:r>
    </w:p>
    <w:p w14:paraId="25C7B509" w14:textId="70EA77A5" w:rsidR="003C5D78" w:rsidRPr="00C02427" w:rsidRDefault="00C02427" w:rsidP="003C5D78">
      <w:pPr>
        <w:spacing w:line="400" w:lineRule="exact"/>
        <w:rPr>
          <w:rFonts w:ascii="宋体" w:hAnsi="宋体"/>
          <w:b/>
          <w:bCs/>
          <w:sz w:val="24"/>
          <w:szCs w:val="24"/>
        </w:rPr>
      </w:pPr>
      <w:r w:rsidRPr="00C02427">
        <w:rPr>
          <w:rFonts w:ascii="宋体" w:hAnsi="宋体" w:hint="eastAsia"/>
          <w:b/>
          <w:bCs/>
          <w:sz w:val="24"/>
          <w:szCs w:val="24"/>
        </w:rPr>
        <w:t>2</w:t>
      </w:r>
      <w:r w:rsidRPr="00C02427">
        <w:rPr>
          <w:rFonts w:ascii="宋体" w:hAnsi="宋体"/>
          <w:b/>
          <w:bCs/>
          <w:sz w:val="24"/>
          <w:szCs w:val="24"/>
        </w:rPr>
        <w:t>.2.6 RDF</w:t>
      </w:r>
      <w:r w:rsidRPr="00C02427">
        <w:rPr>
          <w:rFonts w:ascii="宋体" w:hAnsi="宋体" w:hint="eastAsia"/>
          <w:b/>
          <w:bCs/>
          <w:sz w:val="24"/>
          <w:szCs w:val="24"/>
        </w:rPr>
        <w:t>数据模型</w:t>
      </w:r>
    </w:p>
    <w:p w14:paraId="70FEF49B" w14:textId="1C34D518" w:rsidR="003C5D78" w:rsidRDefault="008E1911" w:rsidP="00231BF9">
      <w:pPr>
        <w:spacing w:line="400" w:lineRule="exact"/>
        <w:ind w:firstLine="480"/>
        <w:rPr>
          <w:rFonts w:ascii="宋体" w:hAnsi="宋体"/>
          <w:sz w:val="24"/>
          <w:szCs w:val="24"/>
        </w:rPr>
      </w:pPr>
      <w:r>
        <w:rPr>
          <w:rFonts w:ascii="宋体" w:hAnsi="宋体"/>
          <w:sz w:val="24"/>
          <w:szCs w:val="24"/>
        </w:rPr>
        <w:t>RDF</w:t>
      </w:r>
      <w:r>
        <w:rPr>
          <w:rFonts w:ascii="宋体" w:hAnsi="宋体" w:hint="eastAsia"/>
          <w:sz w:val="24"/>
          <w:szCs w:val="24"/>
        </w:rPr>
        <w:t>（Resource</w:t>
      </w:r>
      <w:r>
        <w:rPr>
          <w:rFonts w:ascii="宋体" w:hAnsi="宋体"/>
          <w:sz w:val="24"/>
          <w:szCs w:val="24"/>
        </w:rPr>
        <w:t xml:space="preserve"> D</w:t>
      </w:r>
      <w:r>
        <w:rPr>
          <w:rFonts w:ascii="宋体" w:hAnsi="宋体" w:hint="eastAsia"/>
          <w:sz w:val="24"/>
          <w:szCs w:val="24"/>
        </w:rPr>
        <w:t>escription</w:t>
      </w:r>
      <w:r>
        <w:rPr>
          <w:rFonts w:ascii="宋体" w:hAnsi="宋体"/>
          <w:sz w:val="24"/>
          <w:szCs w:val="24"/>
        </w:rPr>
        <w:t xml:space="preserve"> F</w:t>
      </w:r>
      <w:r>
        <w:rPr>
          <w:rFonts w:ascii="宋体" w:hAnsi="宋体" w:hint="eastAsia"/>
          <w:sz w:val="24"/>
          <w:szCs w:val="24"/>
        </w:rPr>
        <w:t>ramework）是一种资源描述框架[</w:t>
      </w:r>
      <w:r w:rsidR="00231BF9">
        <w:rPr>
          <w:rFonts w:ascii="宋体" w:hAnsi="宋体"/>
          <w:sz w:val="24"/>
          <w:szCs w:val="24"/>
        </w:rPr>
        <w:t>33</w:t>
      </w:r>
      <w:r>
        <w:rPr>
          <w:rFonts w:ascii="宋体" w:hAnsi="宋体"/>
          <w:sz w:val="24"/>
          <w:szCs w:val="24"/>
        </w:rPr>
        <w:t>]</w:t>
      </w:r>
      <w:r>
        <w:rPr>
          <w:rFonts w:ascii="宋体" w:hAnsi="宋体" w:hint="eastAsia"/>
          <w:sz w:val="24"/>
          <w:szCs w:val="24"/>
        </w:rPr>
        <w:t>，其中资源可以是任何文本内容，网络上的文档等，R</w:t>
      </w:r>
      <w:r>
        <w:rPr>
          <w:rFonts w:ascii="宋体" w:hAnsi="宋体"/>
          <w:sz w:val="24"/>
          <w:szCs w:val="24"/>
        </w:rPr>
        <w:t>DF</w:t>
      </w:r>
      <w:r w:rsidR="00231BF9">
        <w:rPr>
          <w:rFonts w:ascii="宋体" w:hAnsi="宋体" w:hint="eastAsia"/>
          <w:sz w:val="24"/>
          <w:szCs w:val="24"/>
        </w:rPr>
        <w:t>是Web中进行数据交换的标准模型，可以在底层数据格式不同的情况下进行数据合并，有利于在网络中形成人机可读，并且可以由机器自动识别的文档。R</w:t>
      </w:r>
      <w:r w:rsidR="00231BF9">
        <w:rPr>
          <w:rFonts w:ascii="宋体" w:hAnsi="宋体"/>
          <w:sz w:val="24"/>
          <w:szCs w:val="24"/>
        </w:rPr>
        <w:t>DF</w:t>
      </w:r>
      <w:r w:rsidR="00231BF9">
        <w:rPr>
          <w:rFonts w:ascii="宋体" w:hAnsi="宋体" w:hint="eastAsia"/>
          <w:sz w:val="24"/>
          <w:szCs w:val="24"/>
        </w:rPr>
        <w:t>扩展了W</w:t>
      </w:r>
      <w:r w:rsidR="00231BF9">
        <w:rPr>
          <w:rFonts w:ascii="宋体" w:hAnsi="宋体"/>
          <w:sz w:val="24"/>
          <w:szCs w:val="24"/>
        </w:rPr>
        <w:t>eb</w:t>
      </w:r>
      <w:r w:rsidR="00231BF9">
        <w:rPr>
          <w:rFonts w:ascii="宋体" w:hAnsi="宋体" w:hint="eastAsia"/>
          <w:sz w:val="24"/>
          <w:szCs w:val="24"/>
        </w:rPr>
        <w:t>的链接结构，使用U</w:t>
      </w:r>
      <w:r w:rsidR="00231BF9">
        <w:rPr>
          <w:rFonts w:ascii="宋体" w:hAnsi="宋体"/>
          <w:sz w:val="24"/>
          <w:szCs w:val="24"/>
        </w:rPr>
        <w:t>RI(</w:t>
      </w:r>
      <w:r w:rsidR="00231BF9">
        <w:rPr>
          <w:rFonts w:ascii="宋体" w:hAnsi="宋体" w:hint="eastAsia"/>
          <w:sz w:val="24"/>
          <w:szCs w:val="24"/>
        </w:rPr>
        <w:t>统一资源标识符</w:t>
      </w:r>
      <w:r w:rsidR="00231BF9">
        <w:rPr>
          <w:rFonts w:ascii="宋体" w:hAnsi="宋体"/>
          <w:sz w:val="24"/>
          <w:szCs w:val="24"/>
        </w:rPr>
        <w:t>)</w:t>
      </w:r>
      <w:r w:rsidR="00231BF9">
        <w:rPr>
          <w:rFonts w:ascii="宋体" w:hAnsi="宋体" w:hint="eastAsia"/>
          <w:sz w:val="24"/>
          <w:szCs w:val="24"/>
        </w:rPr>
        <w:t>来定义和命名事物之间的关系，并通过一种简单的二元关系模型来表示事物之间的语义关系，即</w:t>
      </w:r>
      <w:r w:rsidR="00231BF9">
        <w:rPr>
          <w:rFonts w:ascii="宋体" w:hAnsi="宋体"/>
          <w:sz w:val="24"/>
          <w:szCs w:val="24"/>
        </w:rPr>
        <w:t>RDF</w:t>
      </w:r>
      <w:r w:rsidR="00231BF9">
        <w:rPr>
          <w:rFonts w:ascii="宋体" w:hAnsi="宋体" w:hint="eastAsia"/>
          <w:sz w:val="24"/>
          <w:szCs w:val="24"/>
        </w:rPr>
        <w:t>三元组。R</w:t>
      </w:r>
      <w:r w:rsidR="00231BF9">
        <w:rPr>
          <w:rFonts w:ascii="宋体" w:hAnsi="宋体"/>
          <w:sz w:val="24"/>
          <w:szCs w:val="24"/>
        </w:rPr>
        <w:t>DF</w:t>
      </w:r>
      <w:r w:rsidR="00231BF9">
        <w:rPr>
          <w:rFonts w:ascii="宋体" w:hAnsi="宋体" w:hint="eastAsia"/>
          <w:sz w:val="24"/>
          <w:szCs w:val="24"/>
        </w:rPr>
        <w:t>三元组常用来表示实体之间的关系或者实体某个属性的值，结构为</w:t>
      </w:r>
      <m:oMath>
        <m:r>
          <w:rPr>
            <w:rFonts w:ascii="Cambria Math" w:hAnsi="Cambria Math"/>
            <w:sz w:val="24"/>
            <w:szCs w:val="24"/>
          </w:rPr>
          <m:t>&lt;</m:t>
        </m:r>
        <m:r>
          <w:rPr>
            <w:rFonts w:ascii="Cambria Math" w:hAnsi="Cambria Math" w:hint="eastAsia"/>
            <w:sz w:val="24"/>
            <w:szCs w:val="24"/>
          </w:rPr>
          <m:t>实体，属性，值</m:t>
        </m:r>
        <m:r>
          <w:rPr>
            <w:rFonts w:ascii="Cambria Math" w:hAnsi="Cambria Math"/>
            <w:sz w:val="24"/>
            <w:szCs w:val="24"/>
          </w:rPr>
          <m:t>&gt;</m:t>
        </m:r>
      </m:oMath>
      <w:r w:rsidR="00231BF9">
        <w:rPr>
          <w:rFonts w:ascii="宋体" w:hAnsi="宋体" w:hint="eastAsia"/>
          <w:sz w:val="24"/>
          <w:szCs w:val="24"/>
        </w:rPr>
        <w:t>或</w:t>
      </w:r>
      <m:oMath>
        <m:r>
          <w:rPr>
            <w:rFonts w:ascii="Cambria Math" w:hAnsi="Cambria Math"/>
            <w:sz w:val="24"/>
            <w:szCs w:val="24"/>
          </w:rPr>
          <m:t>&lt;</m:t>
        </m:r>
        <m:r>
          <w:rPr>
            <w:rFonts w:ascii="Cambria Math" w:hAnsi="Cambria Math" w:hint="eastAsia"/>
            <w:sz w:val="24"/>
            <w:szCs w:val="24"/>
          </w:rPr>
          <m:t>实体，关系，实体</m:t>
        </m:r>
        <m:r>
          <w:rPr>
            <w:rFonts w:ascii="Cambria Math" w:hAnsi="Cambria Math"/>
            <w:sz w:val="24"/>
            <w:szCs w:val="24"/>
          </w:rPr>
          <m:t>&gt;</m:t>
        </m:r>
      </m:oMath>
      <w:r w:rsidR="00231BF9">
        <w:rPr>
          <w:rFonts w:ascii="宋体" w:hAnsi="宋体" w:hint="eastAsia"/>
          <w:sz w:val="24"/>
          <w:szCs w:val="24"/>
        </w:rPr>
        <w:t>。R</w:t>
      </w:r>
      <w:r w:rsidR="00231BF9">
        <w:rPr>
          <w:rFonts w:ascii="宋体" w:hAnsi="宋体"/>
          <w:sz w:val="24"/>
          <w:szCs w:val="24"/>
        </w:rPr>
        <w:t>DF</w:t>
      </w:r>
      <w:r w:rsidR="00583CF3">
        <w:rPr>
          <w:rFonts w:ascii="宋体" w:hAnsi="宋体" w:hint="eastAsia"/>
          <w:sz w:val="24"/>
          <w:szCs w:val="24"/>
        </w:rPr>
        <w:t>三元组互相连接可以构成R</w:t>
      </w:r>
      <w:r w:rsidR="00583CF3">
        <w:rPr>
          <w:rFonts w:ascii="宋体" w:hAnsi="宋体"/>
          <w:sz w:val="24"/>
          <w:szCs w:val="24"/>
        </w:rPr>
        <w:t>DF</w:t>
      </w:r>
      <w:r w:rsidR="00583CF3">
        <w:rPr>
          <w:rFonts w:ascii="宋体" w:hAnsi="宋体" w:hint="eastAsia"/>
          <w:sz w:val="24"/>
          <w:szCs w:val="24"/>
        </w:rPr>
        <w:t>图，一个R</w:t>
      </w:r>
      <w:r w:rsidR="00583CF3">
        <w:rPr>
          <w:rFonts w:ascii="宋体" w:hAnsi="宋体"/>
          <w:sz w:val="24"/>
          <w:szCs w:val="24"/>
        </w:rPr>
        <w:t>DF</w:t>
      </w:r>
      <w:r w:rsidR="00583CF3">
        <w:rPr>
          <w:rFonts w:ascii="宋体" w:hAnsi="宋体" w:hint="eastAsia"/>
          <w:sz w:val="24"/>
          <w:szCs w:val="24"/>
        </w:rPr>
        <w:t>图的实例如图</w:t>
      </w:r>
      <w:r w:rsidR="006D3B4D">
        <w:rPr>
          <w:rFonts w:ascii="宋体" w:hAnsi="宋体" w:hint="eastAsia"/>
          <w:sz w:val="24"/>
          <w:szCs w:val="24"/>
        </w:rPr>
        <w:t>5</w:t>
      </w:r>
      <w:r w:rsidR="00583CF3">
        <w:rPr>
          <w:rFonts w:ascii="宋体" w:hAnsi="宋体" w:hint="eastAsia"/>
          <w:sz w:val="24"/>
          <w:szCs w:val="24"/>
        </w:rPr>
        <w:t>所示:</w:t>
      </w:r>
    </w:p>
    <w:p w14:paraId="67E54F66" w14:textId="277E06AE" w:rsidR="00583CF3" w:rsidRDefault="003A0E66" w:rsidP="002C3BD9">
      <w:pPr>
        <w:ind w:firstLine="482"/>
        <w:jc w:val="center"/>
        <w:rPr>
          <w:rFonts w:ascii="宋体" w:hAnsi="宋体"/>
          <w:sz w:val="24"/>
          <w:szCs w:val="24"/>
        </w:rPr>
      </w:pPr>
      <w:r>
        <w:rPr>
          <w:noProof/>
        </w:rPr>
        <w:lastRenderedPageBreak/>
        <w:drawing>
          <wp:inline distT="0" distB="0" distL="0" distR="0" wp14:anchorId="32321F18" wp14:editId="6424FBAD">
            <wp:extent cx="4699000" cy="2471699"/>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9336" cy="2477136"/>
                    </a:xfrm>
                    <a:prstGeom prst="rect">
                      <a:avLst/>
                    </a:prstGeom>
                  </pic:spPr>
                </pic:pic>
              </a:graphicData>
            </a:graphic>
          </wp:inline>
        </w:drawing>
      </w:r>
    </w:p>
    <w:p w14:paraId="2C3F05F9" w14:textId="6929945C" w:rsidR="00231BF9" w:rsidRDefault="00231BF9" w:rsidP="00583CF3">
      <w:pPr>
        <w:spacing w:line="400" w:lineRule="exact"/>
        <w:ind w:firstLine="480"/>
        <w:jc w:val="center"/>
        <w:rPr>
          <w:rFonts w:ascii="宋体" w:hAnsi="宋体"/>
          <w:sz w:val="24"/>
          <w:szCs w:val="24"/>
        </w:rPr>
      </w:pPr>
      <w:r>
        <w:rPr>
          <w:rFonts w:ascii="宋体" w:hAnsi="宋体" w:hint="eastAsia"/>
          <w:sz w:val="24"/>
          <w:szCs w:val="24"/>
        </w:rPr>
        <w:t>图</w:t>
      </w:r>
      <w:r w:rsidR="006D3B4D">
        <w:rPr>
          <w:rFonts w:ascii="宋体" w:hAnsi="宋体" w:hint="eastAsia"/>
          <w:sz w:val="24"/>
          <w:szCs w:val="24"/>
        </w:rPr>
        <w:t>5</w:t>
      </w:r>
      <w:r>
        <w:rPr>
          <w:rFonts w:ascii="宋体" w:hAnsi="宋体"/>
          <w:sz w:val="24"/>
          <w:szCs w:val="24"/>
        </w:rPr>
        <w:t xml:space="preserve"> RDF</w:t>
      </w:r>
      <w:r>
        <w:rPr>
          <w:rFonts w:ascii="宋体" w:hAnsi="宋体" w:hint="eastAsia"/>
          <w:sz w:val="24"/>
          <w:szCs w:val="24"/>
        </w:rPr>
        <w:t>图</w:t>
      </w:r>
      <w:r w:rsidR="00583CF3">
        <w:rPr>
          <w:rFonts w:ascii="宋体" w:hAnsi="宋体" w:hint="eastAsia"/>
          <w:sz w:val="24"/>
          <w:szCs w:val="24"/>
        </w:rPr>
        <w:t>实例</w:t>
      </w:r>
    </w:p>
    <w:p w14:paraId="7BEF79E6" w14:textId="3A48CE24" w:rsidR="003C5D78" w:rsidRPr="00A701D3" w:rsidRDefault="00A701D3" w:rsidP="003C5D78">
      <w:pPr>
        <w:spacing w:line="400" w:lineRule="exact"/>
        <w:rPr>
          <w:rFonts w:ascii="宋体" w:hAnsi="宋体"/>
          <w:b/>
          <w:bCs/>
          <w:sz w:val="24"/>
          <w:szCs w:val="24"/>
        </w:rPr>
      </w:pPr>
      <w:r w:rsidRPr="00A701D3">
        <w:rPr>
          <w:rFonts w:ascii="宋体" w:hAnsi="宋体" w:hint="eastAsia"/>
          <w:b/>
          <w:bCs/>
          <w:sz w:val="24"/>
          <w:szCs w:val="24"/>
        </w:rPr>
        <w:t>2</w:t>
      </w:r>
      <w:r w:rsidRPr="00A701D3">
        <w:rPr>
          <w:rFonts w:ascii="宋体" w:hAnsi="宋体"/>
          <w:b/>
          <w:bCs/>
          <w:sz w:val="24"/>
          <w:szCs w:val="24"/>
        </w:rPr>
        <w:t xml:space="preserve">.2.7 </w:t>
      </w:r>
      <w:r w:rsidRPr="00A701D3">
        <w:rPr>
          <w:rFonts w:ascii="宋体" w:hAnsi="宋体" w:hint="eastAsia"/>
          <w:b/>
          <w:bCs/>
          <w:sz w:val="24"/>
          <w:szCs w:val="24"/>
        </w:rPr>
        <w:t>知识图谱构建技术</w:t>
      </w:r>
    </w:p>
    <w:p w14:paraId="685056DD" w14:textId="3DCF1158" w:rsidR="003C5D78" w:rsidRDefault="001B0223" w:rsidP="009746A5">
      <w:pPr>
        <w:spacing w:line="400" w:lineRule="exact"/>
        <w:ind w:firstLine="480"/>
        <w:rPr>
          <w:rFonts w:ascii="宋体" w:hAnsi="宋体"/>
          <w:sz w:val="24"/>
          <w:szCs w:val="24"/>
        </w:rPr>
      </w:pPr>
      <w:r>
        <w:rPr>
          <w:rFonts w:ascii="宋体" w:hAnsi="宋体" w:hint="eastAsia"/>
          <w:sz w:val="24"/>
          <w:szCs w:val="24"/>
        </w:rPr>
        <w:t>知识图谱实质上是通过关系（边）将语义实体链接起来的语义知识网，以图的形式呈现，并可以对存储的知识进行推理和进一步分析。</w:t>
      </w:r>
      <w:r w:rsidR="008A5BAC">
        <w:rPr>
          <w:rFonts w:ascii="宋体" w:hAnsi="宋体" w:hint="eastAsia"/>
          <w:sz w:val="24"/>
          <w:szCs w:val="24"/>
        </w:rPr>
        <w:t>知识图谱通过将不同类型的数据整合为人们易于使用的结构化数据，目前已经被广泛应用在语义搜索、智能问答、情报分析、金融风险控制等领域。知识图谱构建技术主要分为</w:t>
      </w:r>
      <w:r w:rsidR="008A5BAC" w:rsidRPr="008A5BAC">
        <w:rPr>
          <w:rFonts w:ascii="宋体" w:hAnsi="宋体" w:hint="eastAsia"/>
          <w:sz w:val="24"/>
          <w:szCs w:val="24"/>
        </w:rPr>
        <w:t>知识抽取、知识表示、知识融合和知识推理</w:t>
      </w:r>
      <w:r w:rsidR="008A5BAC">
        <w:rPr>
          <w:rFonts w:ascii="宋体" w:hAnsi="宋体" w:hint="eastAsia"/>
          <w:sz w:val="24"/>
          <w:szCs w:val="24"/>
        </w:rPr>
        <w:t>四大核心步骤[</w:t>
      </w:r>
      <w:r w:rsidR="008A5BAC">
        <w:rPr>
          <w:rFonts w:ascii="宋体" w:hAnsi="宋体"/>
          <w:sz w:val="24"/>
          <w:szCs w:val="24"/>
        </w:rPr>
        <w:t>34]</w:t>
      </w:r>
      <w:r w:rsidR="009746A5">
        <w:rPr>
          <w:rFonts w:ascii="宋体" w:hAnsi="宋体" w:hint="eastAsia"/>
          <w:sz w:val="24"/>
          <w:szCs w:val="24"/>
        </w:rPr>
        <w:t>。</w:t>
      </w:r>
    </w:p>
    <w:p w14:paraId="299E6D2D" w14:textId="0AFE2A73" w:rsidR="009746A5" w:rsidRDefault="009746A5" w:rsidP="009746A5">
      <w:pPr>
        <w:spacing w:line="400" w:lineRule="exact"/>
        <w:ind w:firstLine="480"/>
        <w:rPr>
          <w:rFonts w:ascii="宋体" w:hAnsi="宋体"/>
          <w:sz w:val="24"/>
          <w:szCs w:val="24"/>
        </w:rPr>
      </w:pPr>
      <w:r>
        <w:rPr>
          <w:rFonts w:ascii="宋体" w:hAnsi="宋体" w:hint="eastAsia"/>
          <w:sz w:val="24"/>
          <w:szCs w:val="24"/>
        </w:rPr>
        <w:t>知识抽取主要</w:t>
      </w:r>
      <w:r w:rsidR="009F00B5">
        <w:rPr>
          <w:rFonts w:ascii="宋体" w:hAnsi="宋体" w:hint="eastAsia"/>
          <w:sz w:val="24"/>
          <w:szCs w:val="24"/>
        </w:rPr>
        <w:t>的研究内容是如何自动或半自动地从不同异构的数据中抽取实体、属性、关系等知识要素。知识表示通过互相关联的三元组等形式对抽取出来的知识进行较为合理的表示。知识融合主要是将多个不同知识库中的知识进行整合，形成一个统一的知识库，主要解决的是实体对齐的问题，将不同知识库对实体的描述进行统一化的整合，获得对一个实体较为完整全面的描述。</w:t>
      </w:r>
      <w:r w:rsidR="00562168">
        <w:rPr>
          <w:rFonts w:ascii="宋体" w:hAnsi="宋体" w:hint="eastAsia"/>
          <w:sz w:val="24"/>
          <w:szCs w:val="24"/>
        </w:rPr>
        <w:t>知识推理则是根据已有的数据模型和数据，挖掘出隐含的知识或识别出错误知识，对现有的知识图谱进行扩充和纠正。</w:t>
      </w:r>
      <w:r w:rsidR="007B113F">
        <w:rPr>
          <w:rFonts w:ascii="宋体" w:hAnsi="宋体" w:hint="eastAsia"/>
          <w:sz w:val="24"/>
          <w:szCs w:val="24"/>
        </w:rPr>
        <w:t>除了这四个核心步骤之外，还有知识存储、质量评估等步骤，知识图谱的构建是一个系统化的工程，涉及到各种信息检索或自然语言处理的知识，目前的技术仍不算成熟，还有很多挑战需要研究人员去解决。</w:t>
      </w:r>
    </w:p>
    <w:p w14:paraId="41B474F4" w14:textId="691C20DA" w:rsidR="003C5D78" w:rsidRDefault="003C5D78" w:rsidP="003C5D78">
      <w:pPr>
        <w:spacing w:line="400" w:lineRule="exact"/>
        <w:rPr>
          <w:rFonts w:ascii="宋体" w:hAnsi="宋体"/>
          <w:sz w:val="24"/>
          <w:szCs w:val="24"/>
        </w:rPr>
      </w:pPr>
    </w:p>
    <w:p w14:paraId="72AB1984" w14:textId="0F754525" w:rsidR="00A701D3" w:rsidRDefault="00A701D3" w:rsidP="00A701D3">
      <w:pPr>
        <w:rPr>
          <w:b/>
          <w:sz w:val="28"/>
        </w:rPr>
      </w:pPr>
      <w:r>
        <w:rPr>
          <w:rFonts w:hint="eastAsia"/>
          <w:b/>
          <w:sz w:val="28"/>
        </w:rPr>
        <w:t>2</w:t>
      </w:r>
      <w:r w:rsidRPr="009C56DA">
        <w:rPr>
          <w:rFonts w:hint="eastAsia"/>
          <w:b/>
          <w:sz w:val="28"/>
        </w:rPr>
        <w:t>.</w:t>
      </w:r>
      <w:r>
        <w:rPr>
          <w:rFonts w:hint="eastAsia"/>
          <w:b/>
          <w:sz w:val="28"/>
        </w:rPr>
        <w:t>3</w:t>
      </w:r>
      <w:r w:rsidRPr="009C56DA">
        <w:rPr>
          <w:rFonts w:hint="eastAsia"/>
          <w:b/>
          <w:sz w:val="28"/>
        </w:rPr>
        <w:t xml:space="preserve"> </w:t>
      </w:r>
      <w:r>
        <w:rPr>
          <w:rFonts w:hint="eastAsia"/>
          <w:b/>
          <w:sz w:val="28"/>
        </w:rPr>
        <w:t>本章小结</w:t>
      </w:r>
    </w:p>
    <w:p w14:paraId="775877FD" w14:textId="2E1F671A" w:rsidR="003C5D78" w:rsidRDefault="00A701D3" w:rsidP="003C5D78">
      <w:pPr>
        <w:spacing w:line="400" w:lineRule="exac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本章根据第一章介绍的区块链信息检索的研究背景和基本现状，从区块链系统和传统的检索技术两方面介绍了本文相关的理论知识。首先介绍了区块链系统中与查询相关的结构和技术，体现了区块链查询模式的特殊性，随后分类介绍了传统信息检索中使用的不同技术，并分析</w:t>
      </w:r>
      <w:r w:rsidR="00625CA4">
        <w:rPr>
          <w:rFonts w:ascii="宋体" w:hAnsi="宋体" w:hint="eastAsia"/>
          <w:sz w:val="24"/>
          <w:szCs w:val="24"/>
        </w:rPr>
        <w:t>了它们在实现查询功能中的优劣势，以探索其与区块链结合的可能性。这些相关知识为本文后续方案的设计提供了坚实的理论和技术基础。</w:t>
      </w:r>
    </w:p>
    <w:p w14:paraId="2BFB7E66" w14:textId="77777777" w:rsidR="00A701D3" w:rsidRDefault="00A701D3" w:rsidP="00A701D3">
      <w:pPr>
        <w:jc w:val="center"/>
        <w:rPr>
          <w:b/>
          <w:sz w:val="32"/>
        </w:rPr>
      </w:pPr>
    </w:p>
    <w:p w14:paraId="6380D134" w14:textId="5AE7C1AB" w:rsidR="00A701D3" w:rsidRPr="009C56DA" w:rsidRDefault="00A701D3" w:rsidP="00A701D3">
      <w:pPr>
        <w:jc w:val="center"/>
        <w:rPr>
          <w:b/>
          <w:sz w:val="32"/>
        </w:rPr>
      </w:pPr>
      <w:r w:rsidRPr="009C56DA">
        <w:rPr>
          <w:rFonts w:hint="eastAsia"/>
          <w:b/>
          <w:sz w:val="32"/>
        </w:rPr>
        <w:t>第</w:t>
      </w:r>
      <w:r>
        <w:rPr>
          <w:rFonts w:hint="eastAsia"/>
          <w:b/>
          <w:sz w:val="32"/>
        </w:rPr>
        <w:t>三</w:t>
      </w:r>
      <w:r w:rsidRPr="009C56DA">
        <w:rPr>
          <w:rFonts w:hint="eastAsia"/>
          <w:b/>
          <w:sz w:val="32"/>
        </w:rPr>
        <w:t>章</w:t>
      </w:r>
      <w:r w:rsidRPr="009C56DA">
        <w:rPr>
          <w:rFonts w:hint="eastAsia"/>
          <w:b/>
          <w:sz w:val="32"/>
        </w:rPr>
        <w:t xml:space="preserve"> </w:t>
      </w:r>
      <w:r w:rsidRPr="00A701D3">
        <w:rPr>
          <w:rFonts w:hint="eastAsia"/>
          <w:b/>
          <w:sz w:val="32"/>
        </w:rPr>
        <w:t>链上链下混合存储架构中高效搜索技术方案</w:t>
      </w:r>
    </w:p>
    <w:p w14:paraId="590831FB" w14:textId="2D2BA161" w:rsidR="006C7659" w:rsidRDefault="006C7659" w:rsidP="006C7659">
      <w:pPr>
        <w:rPr>
          <w:b/>
          <w:sz w:val="28"/>
        </w:rPr>
      </w:pPr>
      <w:r>
        <w:rPr>
          <w:rFonts w:hint="eastAsia"/>
          <w:b/>
          <w:sz w:val="28"/>
        </w:rPr>
        <w:t>3</w:t>
      </w:r>
      <w:r w:rsidRPr="009C56DA">
        <w:rPr>
          <w:rFonts w:hint="eastAsia"/>
          <w:b/>
          <w:sz w:val="28"/>
        </w:rPr>
        <w:t>.</w:t>
      </w:r>
      <w:r>
        <w:rPr>
          <w:rFonts w:hint="eastAsia"/>
          <w:b/>
          <w:sz w:val="28"/>
        </w:rPr>
        <w:t>1</w:t>
      </w:r>
      <w:r w:rsidRPr="009C56DA">
        <w:rPr>
          <w:rFonts w:hint="eastAsia"/>
          <w:b/>
          <w:sz w:val="28"/>
        </w:rPr>
        <w:t xml:space="preserve"> </w:t>
      </w:r>
      <w:r>
        <w:rPr>
          <w:rFonts w:hint="eastAsia"/>
          <w:b/>
          <w:sz w:val="28"/>
        </w:rPr>
        <w:t>背景介绍</w:t>
      </w:r>
    </w:p>
    <w:p w14:paraId="7DDACED7" w14:textId="461AA9EC" w:rsidR="006C7659" w:rsidRDefault="006326BD" w:rsidP="006326BD">
      <w:pPr>
        <w:spacing w:line="400" w:lineRule="exact"/>
        <w:ind w:firstLineChars="200" w:firstLine="480"/>
        <w:rPr>
          <w:rFonts w:ascii="宋体" w:hAnsi="宋体"/>
          <w:sz w:val="24"/>
          <w:szCs w:val="24"/>
        </w:rPr>
      </w:pPr>
      <w:r w:rsidRPr="006326BD">
        <w:rPr>
          <w:rFonts w:ascii="宋体" w:hAnsi="宋体" w:hint="eastAsia"/>
          <w:sz w:val="24"/>
          <w:szCs w:val="24"/>
        </w:rPr>
        <w:t>最近几年，</w:t>
      </w:r>
      <w:r>
        <w:rPr>
          <w:rFonts w:ascii="宋体" w:hAnsi="宋体" w:hint="eastAsia"/>
          <w:sz w:val="24"/>
          <w:szCs w:val="24"/>
        </w:rPr>
        <w:t>区块链作为去中心化的可信数据库在多个领域受到了广泛关注，由于其多方参与、信息公开透明、交易可追溯等特点，往往被用于存放大量有价值的数据，区块链的节点之间可以对这些数据进行安全的共享。目前</w:t>
      </w:r>
      <w:r w:rsidR="00DF712B">
        <w:rPr>
          <w:rFonts w:ascii="宋体" w:hAnsi="宋体" w:hint="eastAsia"/>
          <w:sz w:val="24"/>
          <w:szCs w:val="24"/>
        </w:rPr>
        <w:t>主流的区块链数据存储模式已经有单一的链上存储转变为了链上存储和</w:t>
      </w:r>
      <w:proofErr w:type="gramStart"/>
      <w:r w:rsidR="00DF712B">
        <w:rPr>
          <w:rFonts w:ascii="宋体" w:hAnsi="宋体" w:hint="eastAsia"/>
          <w:sz w:val="24"/>
          <w:szCs w:val="24"/>
        </w:rPr>
        <w:t>链下</w:t>
      </w:r>
      <w:proofErr w:type="gramEnd"/>
      <w:r w:rsidR="00DF712B">
        <w:rPr>
          <w:rFonts w:ascii="宋体" w:hAnsi="宋体" w:hint="eastAsia"/>
          <w:sz w:val="24"/>
          <w:szCs w:val="24"/>
        </w:rPr>
        <w:t>存储结合的模式[</w:t>
      </w:r>
      <w:r w:rsidR="00DF712B">
        <w:rPr>
          <w:rFonts w:ascii="宋体" w:hAnsi="宋体"/>
          <w:sz w:val="24"/>
          <w:szCs w:val="24"/>
        </w:rPr>
        <w:t>35]</w:t>
      </w:r>
      <w:r w:rsidR="00DF712B">
        <w:rPr>
          <w:rFonts w:ascii="宋体" w:hAnsi="宋体" w:hint="eastAsia"/>
          <w:sz w:val="24"/>
          <w:szCs w:val="24"/>
        </w:rPr>
        <w:t>，</w:t>
      </w:r>
      <w:r w:rsidR="0067417B">
        <w:rPr>
          <w:rFonts w:ascii="宋体" w:hAnsi="宋体" w:hint="eastAsia"/>
          <w:sz w:val="24"/>
          <w:szCs w:val="24"/>
        </w:rPr>
        <w:t>针对链上链下混合存储的数据提供实时的搜索功能是当前需求的重点。同时，为了防止数据孤岛的产生，在不同的区块链系统中进行跨区块链的搜索也是研究的难点之一。</w:t>
      </w:r>
    </w:p>
    <w:p w14:paraId="07B7AAB6" w14:textId="0935A6F2" w:rsidR="003C5D78" w:rsidRDefault="00160ED5" w:rsidP="00DB74A8">
      <w:pPr>
        <w:spacing w:line="400" w:lineRule="exact"/>
        <w:ind w:firstLineChars="200" w:firstLine="480"/>
        <w:rPr>
          <w:rFonts w:ascii="宋体" w:hAnsi="宋体"/>
          <w:sz w:val="24"/>
          <w:szCs w:val="24"/>
        </w:rPr>
      </w:pPr>
      <w:r>
        <w:rPr>
          <w:rFonts w:ascii="宋体" w:hAnsi="宋体" w:hint="eastAsia"/>
          <w:sz w:val="24"/>
          <w:szCs w:val="24"/>
        </w:rPr>
        <w:t>本篇论文提出了一种通过建立索引</w:t>
      </w:r>
      <w:proofErr w:type="gramStart"/>
      <w:r>
        <w:rPr>
          <w:rFonts w:ascii="宋体" w:hAnsi="宋体" w:hint="eastAsia"/>
          <w:sz w:val="24"/>
          <w:szCs w:val="24"/>
        </w:rPr>
        <w:t>结构在链上链</w:t>
      </w:r>
      <w:proofErr w:type="gramEnd"/>
      <w:r>
        <w:rPr>
          <w:rFonts w:ascii="宋体" w:hAnsi="宋体" w:hint="eastAsia"/>
          <w:sz w:val="24"/>
          <w:szCs w:val="24"/>
        </w:rPr>
        <w:t>下混合存储架构中进行分布式搜索的方案，并通过知识图谱的构建来实现跨链搜索的功能。本章首先通过结合区块链分布式数据库和传统索引技术、知识图谱技术以及语义知识共享背景，提出了一种新颖的针对区块链数据共享系统的高效检索方案，随后详细介绍了</w:t>
      </w:r>
      <w:r w:rsidR="00DB74A8">
        <w:rPr>
          <w:rFonts w:ascii="宋体" w:hAnsi="宋体" w:hint="eastAsia"/>
          <w:sz w:val="24"/>
          <w:szCs w:val="24"/>
        </w:rPr>
        <w:t>系统的架构设计，总体工作流程，具体模块设计，并对方案的检索效率和安全性进行了定性分析，以体现本文方案的优越性。</w:t>
      </w:r>
    </w:p>
    <w:p w14:paraId="2CA3B02F" w14:textId="34AF71B8" w:rsidR="00DB74A8" w:rsidRDefault="00DB74A8" w:rsidP="00DB74A8">
      <w:pPr>
        <w:rPr>
          <w:b/>
          <w:sz w:val="28"/>
        </w:rPr>
      </w:pPr>
      <w:r w:rsidRPr="00DB74A8">
        <w:rPr>
          <w:rFonts w:hint="eastAsia"/>
          <w:b/>
          <w:sz w:val="28"/>
        </w:rPr>
        <w:t>3.2</w:t>
      </w:r>
      <w:r w:rsidRPr="00DB74A8">
        <w:rPr>
          <w:b/>
          <w:sz w:val="28"/>
        </w:rPr>
        <w:t xml:space="preserve"> </w:t>
      </w:r>
      <w:r w:rsidRPr="00DB74A8">
        <w:rPr>
          <w:rFonts w:hint="eastAsia"/>
          <w:b/>
          <w:sz w:val="28"/>
        </w:rPr>
        <w:t>系统设计</w:t>
      </w:r>
    </w:p>
    <w:p w14:paraId="49AA75B6" w14:textId="3A666F7F" w:rsidR="00DF1FA3" w:rsidRPr="00DF1FA3" w:rsidRDefault="00DF1FA3" w:rsidP="00DF1FA3">
      <w:pPr>
        <w:spacing w:line="400" w:lineRule="exact"/>
        <w:rPr>
          <w:rFonts w:ascii="宋体" w:hAnsi="宋体"/>
          <w:b/>
          <w:bCs/>
          <w:sz w:val="24"/>
          <w:szCs w:val="24"/>
        </w:rPr>
      </w:pPr>
      <w:r w:rsidRPr="00DF1FA3">
        <w:rPr>
          <w:rFonts w:ascii="宋体" w:hAnsi="宋体" w:hint="eastAsia"/>
          <w:b/>
          <w:bCs/>
          <w:sz w:val="24"/>
          <w:szCs w:val="24"/>
        </w:rPr>
        <w:t>3.2.1</w:t>
      </w:r>
      <w:r w:rsidRPr="00DF1FA3">
        <w:rPr>
          <w:rFonts w:ascii="宋体" w:hAnsi="宋体"/>
          <w:b/>
          <w:bCs/>
          <w:sz w:val="24"/>
          <w:szCs w:val="24"/>
        </w:rPr>
        <w:t xml:space="preserve"> </w:t>
      </w:r>
      <w:r w:rsidRPr="00DF1FA3">
        <w:rPr>
          <w:rFonts w:ascii="宋体" w:hAnsi="宋体" w:hint="eastAsia"/>
          <w:b/>
          <w:bCs/>
          <w:sz w:val="24"/>
          <w:szCs w:val="24"/>
        </w:rPr>
        <w:t>整体架构</w:t>
      </w:r>
    </w:p>
    <w:p w14:paraId="5316148E" w14:textId="51A8A472" w:rsidR="003C5D78" w:rsidRDefault="00DB74A8" w:rsidP="00FA1C3C">
      <w:pPr>
        <w:spacing w:line="400" w:lineRule="exact"/>
        <w:ind w:firstLine="480"/>
        <w:rPr>
          <w:rFonts w:ascii="宋体" w:hAnsi="宋体"/>
          <w:sz w:val="24"/>
          <w:szCs w:val="24"/>
        </w:rPr>
      </w:pPr>
      <w:r>
        <w:rPr>
          <w:rFonts w:ascii="宋体" w:hAnsi="宋体" w:hint="eastAsia"/>
          <w:sz w:val="24"/>
          <w:szCs w:val="24"/>
        </w:rPr>
        <w:t>本文提出的在区块链数据共享系统中进行高效检索的方案</w:t>
      </w:r>
      <w:r w:rsidR="00DF1FA3">
        <w:rPr>
          <w:rFonts w:ascii="宋体" w:hAnsi="宋体" w:hint="eastAsia"/>
          <w:sz w:val="24"/>
          <w:szCs w:val="24"/>
        </w:rPr>
        <w:t>是、基于多节点和多链的去中心化网络结构，方案的整体架构如图4所示，</w:t>
      </w:r>
      <w:r w:rsidR="00C23EE2">
        <w:rPr>
          <w:rFonts w:ascii="宋体" w:hAnsi="宋体" w:hint="eastAsia"/>
          <w:sz w:val="24"/>
          <w:szCs w:val="24"/>
        </w:rPr>
        <w:t>其中底层的</w:t>
      </w:r>
      <w:r w:rsidR="00C23EE2">
        <w:rPr>
          <w:rFonts w:ascii="宋体" w:hAnsi="宋体"/>
          <w:sz w:val="24"/>
          <w:szCs w:val="24"/>
        </w:rPr>
        <w:t>P2P</w:t>
      </w:r>
      <w:r w:rsidR="00C23EE2">
        <w:rPr>
          <w:rFonts w:ascii="宋体" w:hAnsi="宋体" w:hint="eastAsia"/>
          <w:sz w:val="24"/>
          <w:szCs w:val="24"/>
        </w:rPr>
        <w:t>节点、键值数据库、共识机制等是区块链原有的技术，为检索模块的构建提供环境。</w:t>
      </w:r>
      <w:proofErr w:type="gramStart"/>
      <w:r w:rsidR="00C23EE2">
        <w:rPr>
          <w:rFonts w:ascii="宋体" w:hAnsi="宋体" w:hint="eastAsia"/>
          <w:sz w:val="24"/>
          <w:szCs w:val="24"/>
        </w:rPr>
        <w:t>链下存储模块</w:t>
      </w:r>
      <w:proofErr w:type="gramEnd"/>
      <w:r w:rsidR="00C23EE2">
        <w:rPr>
          <w:rFonts w:ascii="宋体" w:hAnsi="宋体" w:hint="eastAsia"/>
          <w:sz w:val="24"/>
          <w:szCs w:val="24"/>
        </w:rPr>
        <w:t>是用户独立的存储空间，为检索模块提供内容支持。</w:t>
      </w:r>
      <w:r w:rsidR="00C23EE2" w:rsidRPr="00C23EE2">
        <w:rPr>
          <w:rFonts w:ascii="宋体" w:hAnsi="宋体" w:hint="eastAsia"/>
          <w:sz w:val="24"/>
          <w:szCs w:val="24"/>
        </w:rPr>
        <w:t>整体系统主要分为单链检索</w:t>
      </w:r>
      <w:proofErr w:type="gramStart"/>
      <w:r w:rsidR="00C23EE2" w:rsidRPr="00C23EE2">
        <w:rPr>
          <w:rFonts w:ascii="宋体" w:hAnsi="宋体" w:hint="eastAsia"/>
          <w:sz w:val="24"/>
          <w:szCs w:val="24"/>
        </w:rPr>
        <w:t>和跨链检索</w:t>
      </w:r>
      <w:proofErr w:type="gramEnd"/>
      <w:r w:rsidR="00C23EE2" w:rsidRPr="00C23EE2">
        <w:rPr>
          <w:rFonts w:ascii="宋体" w:hAnsi="宋体" w:hint="eastAsia"/>
          <w:sz w:val="24"/>
          <w:szCs w:val="24"/>
        </w:rPr>
        <w:t>两个部分，两部分都遵循去中心化的特性，单链检索又</w:t>
      </w:r>
      <w:proofErr w:type="gramStart"/>
      <w:r w:rsidR="00C23EE2" w:rsidRPr="00C23EE2">
        <w:rPr>
          <w:rFonts w:ascii="宋体" w:hAnsi="宋体" w:hint="eastAsia"/>
          <w:sz w:val="24"/>
          <w:szCs w:val="24"/>
        </w:rPr>
        <w:t>分为链下语义信息</w:t>
      </w:r>
      <w:proofErr w:type="gramEnd"/>
      <w:r w:rsidR="00C23EE2" w:rsidRPr="00C23EE2">
        <w:rPr>
          <w:rFonts w:ascii="宋体" w:hAnsi="宋体" w:hint="eastAsia"/>
          <w:sz w:val="24"/>
          <w:szCs w:val="24"/>
        </w:rPr>
        <w:t>抽取模块、链上索引构建模块和单链查询模块，跨链搜索分为数据整合和查询两个模块。</w:t>
      </w:r>
      <w:r w:rsidR="00C23EE2">
        <w:rPr>
          <w:rFonts w:ascii="宋体" w:hAnsi="宋体" w:hint="eastAsia"/>
          <w:sz w:val="24"/>
          <w:szCs w:val="24"/>
        </w:rPr>
        <w:t>在两个模块之上，本方案向需要检索服务的用户提供了单链检索</w:t>
      </w:r>
      <w:proofErr w:type="gramStart"/>
      <w:r w:rsidR="00C23EE2">
        <w:rPr>
          <w:rFonts w:ascii="宋体" w:hAnsi="宋体" w:hint="eastAsia"/>
          <w:sz w:val="24"/>
          <w:szCs w:val="24"/>
        </w:rPr>
        <w:t>和跨链检索</w:t>
      </w:r>
      <w:proofErr w:type="gramEnd"/>
      <w:r w:rsidR="00C23EE2">
        <w:rPr>
          <w:rFonts w:ascii="宋体" w:hAnsi="宋体" w:hint="eastAsia"/>
          <w:sz w:val="24"/>
          <w:szCs w:val="24"/>
        </w:rPr>
        <w:t>的</w:t>
      </w:r>
      <w:r w:rsidR="008543A4">
        <w:rPr>
          <w:rFonts w:ascii="宋体" w:hAnsi="宋体" w:hint="eastAsia"/>
          <w:sz w:val="24"/>
          <w:szCs w:val="24"/>
        </w:rPr>
        <w:t>接口，单链检索通过</w:t>
      </w:r>
      <w:proofErr w:type="spellStart"/>
      <w:r w:rsidR="008543A4">
        <w:rPr>
          <w:rFonts w:ascii="宋体" w:hAnsi="宋体" w:hint="eastAsia"/>
          <w:sz w:val="24"/>
          <w:szCs w:val="24"/>
        </w:rPr>
        <w:t>rpc</w:t>
      </w:r>
      <w:proofErr w:type="spellEnd"/>
      <w:r w:rsidR="008543A4">
        <w:rPr>
          <w:rFonts w:ascii="宋体" w:hAnsi="宋体" w:hint="eastAsia"/>
          <w:sz w:val="24"/>
          <w:szCs w:val="24"/>
        </w:rPr>
        <w:t>接口调用的方式，</w:t>
      </w:r>
      <w:proofErr w:type="gramStart"/>
      <w:r w:rsidR="008543A4">
        <w:rPr>
          <w:rFonts w:ascii="宋体" w:hAnsi="宋体" w:hint="eastAsia"/>
          <w:sz w:val="24"/>
          <w:szCs w:val="24"/>
        </w:rPr>
        <w:t>跨链检索</w:t>
      </w:r>
      <w:proofErr w:type="gramEnd"/>
      <w:r w:rsidR="008543A4">
        <w:rPr>
          <w:rFonts w:ascii="宋体" w:hAnsi="宋体" w:hint="eastAsia"/>
          <w:sz w:val="24"/>
          <w:szCs w:val="24"/>
        </w:rPr>
        <w:t>则提供了可视化的知识图谱。</w:t>
      </w:r>
    </w:p>
    <w:p w14:paraId="47D7D556" w14:textId="04624A15" w:rsidR="00D941FD" w:rsidRDefault="00FA1C3C" w:rsidP="00BF64D3">
      <w:pPr>
        <w:ind w:firstLine="482"/>
        <w:jc w:val="center"/>
        <w:rPr>
          <w:rFonts w:ascii="宋体" w:hAnsi="宋体"/>
          <w:sz w:val="24"/>
          <w:szCs w:val="24"/>
        </w:rPr>
      </w:pPr>
      <w:r>
        <w:rPr>
          <w:noProof/>
        </w:rPr>
        <w:lastRenderedPageBreak/>
        <w:drawing>
          <wp:inline distT="0" distB="0" distL="0" distR="0" wp14:anchorId="342B350A" wp14:editId="79695C76">
            <wp:extent cx="5274310" cy="34772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7260"/>
                    </a:xfrm>
                    <a:prstGeom prst="rect">
                      <a:avLst/>
                    </a:prstGeom>
                  </pic:spPr>
                </pic:pic>
              </a:graphicData>
            </a:graphic>
          </wp:inline>
        </w:drawing>
      </w:r>
      <w:r>
        <w:rPr>
          <w:rFonts w:ascii="宋体" w:hAnsi="宋体" w:hint="eastAsia"/>
          <w:sz w:val="24"/>
          <w:szCs w:val="24"/>
        </w:rPr>
        <w:t>图4</w:t>
      </w:r>
      <w:r>
        <w:rPr>
          <w:rFonts w:ascii="宋体" w:hAnsi="宋体"/>
          <w:sz w:val="24"/>
          <w:szCs w:val="24"/>
        </w:rPr>
        <w:t xml:space="preserve"> </w:t>
      </w:r>
      <w:r>
        <w:rPr>
          <w:rFonts w:ascii="宋体" w:hAnsi="宋体" w:hint="eastAsia"/>
          <w:sz w:val="24"/>
          <w:szCs w:val="24"/>
        </w:rPr>
        <w:t>整体架构图</w:t>
      </w:r>
    </w:p>
    <w:p w14:paraId="3A2DB63B" w14:textId="5E468769" w:rsidR="003C5D78" w:rsidRPr="00DF1FA3" w:rsidRDefault="00DF1FA3" w:rsidP="003C5D78">
      <w:pPr>
        <w:spacing w:line="400" w:lineRule="exact"/>
        <w:rPr>
          <w:rFonts w:ascii="宋体" w:hAnsi="宋体"/>
          <w:b/>
          <w:bCs/>
          <w:sz w:val="24"/>
          <w:szCs w:val="24"/>
        </w:rPr>
      </w:pPr>
      <w:r w:rsidRPr="00DF1FA3">
        <w:rPr>
          <w:rFonts w:ascii="宋体" w:hAnsi="宋体" w:hint="eastAsia"/>
          <w:b/>
          <w:bCs/>
          <w:sz w:val="24"/>
          <w:szCs w:val="24"/>
        </w:rPr>
        <w:t>3.2.2</w:t>
      </w:r>
      <w:r w:rsidRPr="00DF1FA3">
        <w:rPr>
          <w:rFonts w:ascii="宋体" w:hAnsi="宋体"/>
          <w:b/>
          <w:bCs/>
          <w:sz w:val="24"/>
          <w:szCs w:val="24"/>
        </w:rPr>
        <w:t xml:space="preserve"> </w:t>
      </w:r>
      <w:r w:rsidRPr="00DF1FA3">
        <w:rPr>
          <w:rFonts w:ascii="宋体" w:hAnsi="宋体" w:hint="eastAsia"/>
          <w:b/>
          <w:bCs/>
          <w:sz w:val="24"/>
          <w:szCs w:val="24"/>
        </w:rPr>
        <w:t>问题定义</w:t>
      </w:r>
    </w:p>
    <w:p w14:paraId="1E8F3576" w14:textId="7DAED527" w:rsidR="003C5D78" w:rsidRDefault="001D1B79" w:rsidP="001D1B79">
      <w:pPr>
        <w:spacing w:line="400" w:lineRule="exact"/>
        <w:ind w:firstLineChars="200" w:firstLine="480"/>
        <w:rPr>
          <w:rFonts w:ascii="宋体" w:hAnsi="宋体"/>
          <w:sz w:val="24"/>
          <w:szCs w:val="24"/>
        </w:rPr>
      </w:pPr>
      <w:r w:rsidRPr="001D1B79">
        <w:rPr>
          <w:rFonts w:ascii="宋体" w:hAnsi="宋体" w:hint="eastAsia"/>
          <w:sz w:val="24"/>
          <w:szCs w:val="24"/>
        </w:rPr>
        <w:t>在本文提出的系统中存在单链搜索和跨链搜索两部分，在这两部分中用户的搜索需求也不完全相同，本节分别针对这两部分的搜索需求来对本方案中的搜索模型进行分析和形式化的定义。</w:t>
      </w:r>
    </w:p>
    <w:p w14:paraId="37343314" w14:textId="13FC85EF" w:rsidR="00BA4F43" w:rsidRDefault="00BA4F43" w:rsidP="001D1B79">
      <w:pPr>
        <w:spacing w:line="400" w:lineRule="exact"/>
        <w:ind w:firstLineChars="200" w:firstLine="480"/>
        <w:rPr>
          <w:rFonts w:ascii="宋体" w:hAnsi="宋体"/>
          <w:sz w:val="24"/>
          <w:szCs w:val="24"/>
        </w:rPr>
      </w:pPr>
      <w:r>
        <w:rPr>
          <w:rFonts w:ascii="宋体" w:hAnsi="宋体" w:hint="eastAsia"/>
          <w:sz w:val="24"/>
          <w:szCs w:val="24"/>
        </w:rPr>
        <w:t>第一部分是单链搜索部分，在单链搜索中用户最常用的功能就是关键字搜索功能，包括单关键字搜索、多关键字搜索和模糊关键字搜索等，这也是搜索引擎的常用功能之一，但现有的区块链系统并没有实现这种关键字搜索的功能。通过我们的链上索引结构，这种关键字搜索成为了可能，通常</w:t>
      </w:r>
      <w:r w:rsidRPr="00BA4F43">
        <w:rPr>
          <w:rFonts w:ascii="宋体" w:hAnsi="宋体" w:hint="eastAsia"/>
          <w:sz w:val="24"/>
          <w:szCs w:val="24"/>
        </w:rPr>
        <w:t>，一种多关键字搜索中关键字组合的形式为&lt;key1,key2,key3&gt;,用AND OR等连接词进行连接，有时</w:t>
      </w:r>
      <w:r w:rsidR="0049065C">
        <w:rPr>
          <w:rFonts w:ascii="宋体" w:hAnsi="宋体" w:hint="eastAsia"/>
          <w:sz w:val="24"/>
          <w:szCs w:val="24"/>
        </w:rPr>
        <w:t>也</w:t>
      </w:r>
      <w:r w:rsidRPr="00BA4F43">
        <w:rPr>
          <w:rFonts w:ascii="宋体" w:hAnsi="宋体" w:hint="eastAsia"/>
          <w:sz w:val="24"/>
          <w:szCs w:val="24"/>
        </w:rPr>
        <w:t>可以称之为布尔搜索，用户可能会想搜索包含某几个确定关键字或者是包含几个关键字的其中一个或几个关键字的数据。比如“Blockchain”∧(“Retrieval”∨“Search”)，表示用户想要得到包含Blockchain并且包含 Retrieval与Search两者其中至少一个的搜索结果。</w:t>
      </w:r>
    </w:p>
    <w:p w14:paraId="4CC85691" w14:textId="7FD44D27" w:rsidR="00EB1F4C" w:rsidRDefault="00EB1F4C" w:rsidP="001D1B79">
      <w:pPr>
        <w:spacing w:line="400" w:lineRule="exact"/>
        <w:ind w:firstLineChars="200" w:firstLine="480"/>
        <w:rPr>
          <w:rFonts w:ascii="宋体" w:hAnsi="宋体"/>
          <w:sz w:val="24"/>
          <w:szCs w:val="24"/>
        </w:rPr>
      </w:pPr>
      <w:r>
        <w:rPr>
          <w:rFonts w:ascii="宋体" w:hAnsi="宋体" w:hint="eastAsia"/>
          <w:sz w:val="24"/>
          <w:szCs w:val="24"/>
        </w:rPr>
        <w:t>第二部分是跨链搜索部分，与单链搜索不同，跨链搜索中用户更关注信息之间的“关系”，</w:t>
      </w:r>
      <w:r w:rsidR="0049065C">
        <w:rPr>
          <w:rFonts w:ascii="宋体" w:hAnsi="宋体" w:hint="eastAsia"/>
          <w:sz w:val="24"/>
          <w:szCs w:val="24"/>
        </w:rPr>
        <w:t>搜索的对象往往是以实体的方式存在，而不同的实体之间存在着关联，例如，用户可能想要搜索“比特币的创始人是谁”，其中“比特币”是一个实体，“创始人”则是实体之间的关系。</w:t>
      </w:r>
      <w:r w:rsidR="007B0C9C">
        <w:rPr>
          <w:rFonts w:ascii="宋体" w:hAnsi="宋体" w:hint="eastAsia"/>
          <w:sz w:val="24"/>
          <w:szCs w:val="24"/>
        </w:rPr>
        <w:t>另一方面，同一个用户可能在多条链上都有与其相关联的数据，由于每个链的应用领域可能不同，使得这些数据之间的关联度不大，但在有些应用场景比如对一个人进行信用评估时，可能需要对他在各个领域的行为都进行收集，这也就</w:t>
      </w:r>
      <w:proofErr w:type="gramStart"/>
      <w:r w:rsidR="007B0C9C">
        <w:rPr>
          <w:rFonts w:ascii="宋体" w:hAnsi="宋体" w:hint="eastAsia"/>
          <w:sz w:val="24"/>
          <w:szCs w:val="24"/>
        </w:rPr>
        <w:t>需要跨链的</w:t>
      </w:r>
      <w:proofErr w:type="gramEnd"/>
      <w:r w:rsidR="007B0C9C">
        <w:rPr>
          <w:rFonts w:ascii="宋体" w:hAnsi="宋体" w:hint="eastAsia"/>
          <w:sz w:val="24"/>
          <w:szCs w:val="24"/>
        </w:rPr>
        <w:t>搜索服务。</w:t>
      </w:r>
    </w:p>
    <w:p w14:paraId="6E6B82C2" w14:textId="468A17BD" w:rsidR="003070D8" w:rsidRDefault="003070D8" w:rsidP="003070D8">
      <w:pPr>
        <w:spacing w:line="400" w:lineRule="exact"/>
        <w:rPr>
          <w:rFonts w:ascii="宋体" w:hAnsi="宋体"/>
          <w:sz w:val="24"/>
          <w:szCs w:val="24"/>
        </w:rPr>
      </w:pPr>
    </w:p>
    <w:p w14:paraId="3ABD8D45" w14:textId="14E16137" w:rsidR="003070D8" w:rsidRPr="003070D8" w:rsidRDefault="003070D8" w:rsidP="003070D8">
      <w:pPr>
        <w:spacing w:line="400" w:lineRule="exact"/>
        <w:rPr>
          <w:rFonts w:ascii="宋体" w:hAnsi="宋体"/>
          <w:b/>
          <w:bCs/>
          <w:sz w:val="24"/>
          <w:szCs w:val="24"/>
        </w:rPr>
      </w:pPr>
      <w:r w:rsidRPr="003070D8">
        <w:rPr>
          <w:rFonts w:ascii="宋体" w:hAnsi="宋体" w:hint="eastAsia"/>
          <w:b/>
          <w:bCs/>
          <w:sz w:val="24"/>
          <w:szCs w:val="24"/>
        </w:rPr>
        <w:t>3.2.3 性能指标</w:t>
      </w:r>
    </w:p>
    <w:p w14:paraId="5FABF91C" w14:textId="53B332C0" w:rsidR="003C5D78" w:rsidRDefault="003070D8" w:rsidP="009E4F43">
      <w:pPr>
        <w:spacing w:line="400" w:lineRule="exact"/>
        <w:ind w:firstLineChars="200" w:firstLine="480"/>
        <w:rPr>
          <w:rFonts w:ascii="宋体" w:hAnsi="宋体"/>
          <w:sz w:val="24"/>
          <w:szCs w:val="24"/>
        </w:rPr>
      </w:pPr>
      <w:r>
        <w:rPr>
          <w:rFonts w:ascii="宋体" w:hAnsi="宋体" w:hint="eastAsia"/>
          <w:sz w:val="24"/>
          <w:szCs w:val="24"/>
        </w:rPr>
        <w:t>在本文的方案中，最主要的功能是对信息的高效检索，不同搜索功能的响应时间是系统的核心性能指标，同时，考虑到区块链系统的去中心化特性，没有一个可信的节点对整个系统进行统一管理，因此搜索结果的完整性和正确性是我们方案需要考虑的主要问题。</w:t>
      </w:r>
    </w:p>
    <w:p w14:paraId="053C00F3" w14:textId="77777777" w:rsidR="006C15AE" w:rsidRPr="009E4F43" w:rsidRDefault="006C15AE" w:rsidP="009E4F43">
      <w:pPr>
        <w:pStyle w:val="a7"/>
        <w:numPr>
          <w:ilvl w:val="0"/>
          <w:numId w:val="5"/>
        </w:numPr>
        <w:spacing w:line="400" w:lineRule="exact"/>
        <w:ind w:firstLineChars="0"/>
        <w:rPr>
          <w:rFonts w:ascii="宋体" w:hAnsi="宋体"/>
          <w:sz w:val="24"/>
          <w:szCs w:val="24"/>
        </w:rPr>
      </w:pPr>
      <w:r w:rsidRPr="009E4F43">
        <w:rPr>
          <w:rFonts w:ascii="宋体" w:hAnsi="宋体" w:hint="eastAsia"/>
          <w:sz w:val="24"/>
          <w:szCs w:val="24"/>
        </w:rPr>
        <w:t>响应时间：针对不同的搜索需求，系统的时间消耗是否是可以接受的。</w:t>
      </w:r>
    </w:p>
    <w:p w14:paraId="69FD1EF3" w14:textId="77777777" w:rsidR="006C15AE" w:rsidRPr="009E4F43" w:rsidRDefault="006C15AE" w:rsidP="009E4F43">
      <w:pPr>
        <w:pStyle w:val="a7"/>
        <w:numPr>
          <w:ilvl w:val="0"/>
          <w:numId w:val="5"/>
        </w:numPr>
        <w:spacing w:line="400" w:lineRule="exact"/>
        <w:ind w:firstLineChars="0"/>
        <w:rPr>
          <w:rFonts w:ascii="宋体" w:hAnsi="宋体"/>
          <w:sz w:val="24"/>
          <w:szCs w:val="24"/>
        </w:rPr>
      </w:pPr>
      <w:r w:rsidRPr="009E4F43">
        <w:rPr>
          <w:rFonts w:ascii="宋体" w:hAnsi="宋体" w:hint="eastAsia"/>
          <w:sz w:val="24"/>
          <w:szCs w:val="24"/>
        </w:rPr>
        <w:t>正确性：搜索结果是否返回期望的搜索结果。</w:t>
      </w:r>
    </w:p>
    <w:p w14:paraId="2E9944B8" w14:textId="620F8421" w:rsidR="006C15AE" w:rsidRDefault="006C15AE" w:rsidP="009E4F43">
      <w:pPr>
        <w:pStyle w:val="a7"/>
        <w:numPr>
          <w:ilvl w:val="0"/>
          <w:numId w:val="5"/>
        </w:numPr>
        <w:spacing w:line="400" w:lineRule="exact"/>
        <w:ind w:firstLineChars="0"/>
        <w:rPr>
          <w:rFonts w:ascii="宋体" w:hAnsi="宋体"/>
          <w:sz w:val="24"/>
          <w:szCs w:val="24"/>
        </w:rPr>
      </w:pPr>
      <w:r w:rsidRPr="009E4F43">
        <w:rPr>
          <w:rFonts w:ascii="宋体" w:hAnsi="宋体" w:hint="eastAsia"/>
          <w:sz w:val="24"/>
          <w:szCs w:val="24"/>
        </w:rPr>
        <w:t>完整性：搜索结果是否返回全部的搜索结果。</w:t>
      </w:r>
    </w:p>
    <w:p w14:paraId="084CCF31" w14:textId="37E63C6B" w:rsidR="00DE21BC" w:rsidRPr="00DE21BC" w:rsidRDefault="00DE21BC" w:rsidP="00FA1C3C">
      <w:pPr>
        <w:spacing w:line="400" w:lineRule="exact"/>
        <w:ind w:firstLineChars="200" w:firstLine="480"/>
        <w:rPr>
          <w:rFonts w:ascii="宋体" w:hAnsi="宋体"/>
          <w:sz w:val="24"/>
          <w:szCs w:val="24"/>
        </w:rPr>
      </w:pPr>
      <w:r>
        <w:rPr>
          <w:rFonts w:ascii="宋体" w:hAnsi="宋体" w:hint="eastAsia"/>
          <w:sz w:val="24"/>
          <w:szCs w:val="24"/>
        </w:rPr>
        <w:t>上述三个指标是单链搜索和跨链搜索的通用性能指标，</w:t>
      </w:r>
      <w:r w:rsidR="00FA1C3C">
        <w:rPr>
          <w:rFonts w:ascii="宋体" w:hAnsi="宋体" w:hint="eastAsia"/>
          <w:sz w:val="24"/>
          <w:szCs w:val="24"/>
        </w:rPr>
        <w:t>需要注意的是，</w:t>
      </w:r>
      <w:proofErr w:type="gramStart"/>
      <w:r w:rsidR="00FA1C3C">
        <w:rPr>
          <w:rFonts w:ascii="宋体" w:hAnsi="宋体" w:hint="eastAsia"/>
          <w:sz w:val="24"/>
          <w:szCs w:val="24"/>
        </w:rPr>
        <w:t>在跨链检索</w:t>
      </w:r>
      <w:proofErr w:type="gramEnd"/>
      <w:r w:rsidR="00FA1C3C">
        <w:rPr>
          <w:rFonts w:ascii="宋体" w:hAnsi="宋体" w:hint="eastAsia"/>
          <w:sz w:val="24"/>
          <w:szCs w:val="24"/>
        </w:rPr>
        <w:t>模块中，</w:t>
      </w:r>
      <w:r w:rsidR="00C70F55">
        <w:rPr>
          <w:rFonts w:ascii="宋体" w:hAnsi="宋体" w:hint="eastAsia"/>
          <w:sz w:val="24"/>
          <w:szCs w:val="24"/>
        </w:rPr>
        <w:t>知识图谱的构建速率和搜索结果的排序能力也是非常重要的指标，因此</w:t>
      </w:r>
      <w:proofErr w:type="gramStart"/>
      <w:r w:rsidR="00C70F55">
        <w:rPr>
          <w:rFonts w:ascii="宋体" w:hAnsi="宋体" w:hint="eastAsia"/>
          <w:sz w:val="24"/>
          <w:szCs w:val="24"/>
        </w:rPr>
        <w:t>在跨链检索</w:t>
      </w:r>
      <w:proofErr w:type="gramEnd"/>
      <w:r w:rsidR="00C70F55">
        <w:rPr>
          <w:rFonts w:ascii="宋体" w:hAnsi="宋体" w:hint="eastAsia"/>
          <w:sz w:val="24"/>
          <w:szCs w:val="24"/>
        </w:rPr>
        <w:t>模块中需要对这两个指标进行重点测试。</w:t>
      </w:r>
    </w:p>
    <w:p w14:paraId="0D0A5FF2" w14:textId="1068D7C5" w:rsidR="00DE21BC" w:rsidRDefault="006C15AE" w:rsidP="00481259">
      <w:pPr>
        <w:spacing w:line="400" w:lineRule="exact"/>
        <w:ind w:firstLineChars="200" w:firstLine="480"/>
        <w:rPr>
          <w:rFonts w:ascii="宋体" w:hAnsi="宋体"/>
          <w:sz w:val="24"/>
          <w:szCs w:val="24"/>
        </w:rPr>
      </w:pPr>
      <w:r>
        <w:rPr>
          <w:rFonts w:ascii="宋体" w:hAnsi="宋体" w:hint="eastAsia"/>
          <w:sz w:val="24"/>
          <w:szCs w:val="24"/>
        </w:rPr>
        <w:t>在安全性方面，由于拜占庭问题的存在，系统中可能存在恶意的矿工节点，恶意的矿工节点可能</w:t>
      </w:r>
      <w:r w:rsidRPr="006C15AE">
        <w:rPr>
          <w:rFonts w:ascii="宋体" w:hAnsi="宋体" w:hint="eastAsia"/>
          <w:sz w:val="24"/>
          <w:szCs w:val="24"/>
        </w:rPr>
        <w:t>会对链上的索引结构进行恶意的修改，进行搜索的全节点也可能将不完整或者具有误导性的搜索结果返回给轻节点。</w:t>
      </w:r>
      <w:r>
        <w:rPr>
          <w:rFonts w:ascii="宋体" w:hAnsi="宋体" w:hint="eastAsia"/>
          <w:sz w:val="24"/>
          <w:szCs w:val="24"/>
        </w:rPr>
        <w:t>因此，为了保证搜索结果的安全可靠，本文的方案需要设计一种针对轻节点的查询结果验证方法，以保证</w:t>
      </w:r>
      <w:r w:rsidR="00352346">
        <w:rPr>
          <w:rFonts w:ascii="宋体" w:hAnsi="宋体" w:hint="eastAsia"/>
          <w:sz w:val="24"/>
          <w:szCs w:val="24"/>
        </w:rPr>
        <w:t>轻节点接收到的查询结果是正确可靠的，轻节点只需要在本地即可对全节点提供的查询结果进行验证而无需进行其他的操作。</w:t>
      </w:r>
    </w:p>
    <w:p w14:paraId="683CA2AF" w14:textId="1E4571A0" w:rsidR="00BD7BCB" w:rsidRDefault="00BD7BCB" w:rsidP="00BD7BCB">
      <w:pPr>
        <w:rPr>
          <w:b/>
          <w:sz w:val="28"/>
        </w:rPr>
      </w:pPr>
      <w:r w:rsidRPr="00BD7BCB">
        <w:rPr>
          <w:rFonts w:hint="eastAsia"/>
          <w:b/>
          <w:sz w:val="28"/>
        </w:rPr>
        <w:t>3.3</w:t>
      </w:r>
      <w:r w:rsidRPr="00BD7BCB">
        <w:rPr>
          <w:b/>
          <w:sz w:val="28"/>
        </w:rPr>
        <w:t xml:space="preserve"> </w:t>
      </w:r>
      <w:r w:rsidRPr="00BD7BCB">
        <w:rPr>
          <w:rFonts w:hint="eastAsia"/>
          <w:b/>
          <w:sz w:val="28"/>
        </w:rPr>
        <w:t>方案描述</w:t>
      </w:r>
    </w:p>
    <w:p w14:paraId="429E6607" w14:textId="305911F7" w:rsidR="00BD7BCB" w:rsidRDefault="00BD7BCB" w:rsidP="00BD7BCB">
      <w:pPr>
        <w:spacing w:line="400" w:lineRule="exact"/>
        <w:rPr>
          <w:rFonts w:ascii="宋体" w:hAnsi="宋体"/>
          <w:b/>
          <w:bCs/>
          <w:sz w:val="24"/>
          <w:szCs w:val="24"/>
        </w:rPr>
      </w:pPr>
      <w:r w:rsidRPr="003070D8">
        <w:rPr>
          <w:rFonts w:ascii="宋体" w:hAnsi="宋体" w:hint="eastAsia"/>
          <w:b/>
          <w:bCs/>
          <w:sz w:val="24"/>
          <w:szCs w:val="24"/>
        </w:rPr>
        <w:t>3.</w:t>
      </w:r>
      <w:r>
        <w:rPr>
          <w:rFonts w:ascii="宋体" w:hAnsi="宋体" w:hint="eastAsia"/>
          <w:b/>
          <w:bCs/>
          <w:sz w:val="24"/>
          <w:szCs w:val="24"/>
        </w:rPr>
        <w:t>3</w:t>
      </w:r>
      <w:r w:rsidRPr="003070D8">
        <w:rPr>
          <w:rFonts w:ascii="宋体" w:hAnsi="宋体" w:hint="eastAsia"/>
          <w:b/>
          <w:bCs/>
          <w:sz w:val="24"/>
          <w:szCs w:val="24"/>
        </w:rPr>
        <w:t>.</w:t>
      </w:r>
      <w:r>
        <w:rPr>
          <w:rFonts w:ascii="宋体" w:hAnsi="宋体" w:hint="eastAsia"/>
          <w:b/>
          <w:bCs/>
          <w:sz w:val="24"/>
          <w:szCs w:val="24"/>
        </w:rPr>
        <w:t>1</w:t>
      </w:r>
      <w:r>
        <w:rPr>
          <w:rFonts w:ascii="宋体" w:hAnsi="宋体"/>
          <w:b/>
          <w:bCs/>
          <w:sz w:val="24"/>
          <w:szCs w:val="24"/>
        </w:rPr>
        <w:t xml:space="preserve"> </w:t>
      </w:r>
      <w:r>
        <w:rPr>
          <w:rFonts w:ascii="宋体" w:hAnsi="宋体" w:hint="eastAsia"/>
          <w:b/>
          <w:bCs/>
          <w:sz w:val="24"/>
          <w:szCs w:val="24"/>
        </w:rPr>
        <w:t>系统总体工作流程</w:t>
      </w:r>
    </w:p>
    <w:p w14:paraId="6412F61D" w14:textId="46829DCB" w:rsidR="00C65BA6" w:rsidRDefault="00F66D79" w:rsidP="00637DF5">
      <w:pPr>
        <w:spacing w:line="400" w:lineRule="exact"/>
        <w:ind w:firstLine="490"/>
        <w:rPr>
          <w:rFonts w:ascii="宋体" w:hAnsi="宋体"/>
          <w:sz w:val="24"/>
          <w:szCs w:val="24"/>
        </w:rPr>
      </w:pPr>
      <w:r w:rsidRPr="00F66D79">
        <w:rPr>
          <w:rFonts w:ascii="宋体" w:hAnsi="宋体" w:hint="eastAsia"/>
          <w:sz w:val="24"/>
          <w:szCs w:val="24"/>
        </w:rPr>
        <w:t>本节</w:t>
      </w:r>
      <w:r w:rsidR="00637DF5">
        <w:rPr>
          <w:rFonts w:ascii="宋体" w:hAnsi="宋体" w:hint="eastAsia"/>
          <w:sz w:val="24"/>
          <w:szCs w:val="24"/>
        </w:rPr>
        <w:t>将在3.2.1节给出的系统整体架构的基础上，介绍本方案设计系统的总体工作流程。</w:t>
      </w:r>
      <w:r w:rsidR="008543A4">
        <w:rPr>
          <w:rFonts w:ascii="宋体" w:hAnsi="宋体" w:hint="eastAsia"/>
          <w:sz w:val="24"/>
          <w:szCs w:val="24"/>
        </w:rPr>
        <w:t>图5是我们方案的</w:t>
      </w:r>
      <w:r w:rsidR="009044E0">
        <w:rPr>
          <w:rFonts w:ascii="宋体" w:hAnsi="宋体" w:hint="eastAsia"/>
          <w:sz w:val="24"/>
          <w:szCs w:val="24"/>
        </w:rPr>
        <w:t>总体工作流程，</w:t>
      </w:r>
    </w:p>
    <w:p w14:paraId="439AF201" w14:textId="3B0254BB" w:rsidR="00481259" w:rsidRDefault="00481259" w:rsidP="00481259">
      <w:pPr>
        <w:ind w:firstLine="488"/>
        <w:rPr>
          <w:rFonts w:ascii="宋体" w:hAnsi="宋体"/>
          <w:sz w:val="24"/>
          <w:szCs w:val="24"/>
        </w:rPr>
      </w:pPr>
      <w:r>
        <w:rPr>
          <w:noProof/>
        </w:rPr>
        <w:drawing>
          <wp:inline distT="0" distB="0" distL="0" distR="0" wp14:anchorId="63795E00" wp14:editId="1C5EDAB1">
            <wp:extent cx="5274310" cy="16370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37030"/>
                    </a:xfrm>
                    <a:prstGeom prst="rect">
                      <a:avLst/>
                    </a:prstGeom>
                  </pic:spPr>
                </pic:pic>
              </a:graphicData>
            </a:graphic>
          </wp:inline>
        </w:drawing>
      </w:r>
    </w:p>
    <w:p w14:paraId="542DBB0D" w14:textId="17EBD7B7" w:rsidR="009044E0" w:rsidRDefault="009044E0" w:rsidP="009044E0">
      <w:pPr>
        <w:spacing w:line="400" w:lineRule="exact"/>
        <w:ind w:firstLine="490"/>
        <w:jc w:val="center"/>
        <w:rPr>
          <w:rFonts w:ascii="宋体" w:hAnsi="宋体"/>
          <w:sz w:val="24"/>
          <w:szCs w:val="24"/>
        </w:rPr>
      </w:pPr>
      <w:r>
        <w:rPr>
          <w:rFonts w:ascii="宋体" w:hAnsi="宋体" w:hint="eastAsia"/>
          <w:sz w:val="24"/>
          <w:szCs w:val="24"/>
        </w:rPr>
        <w:t>图5</w:t>
      </w:r>
      <w:r>
        <w:rPr>
          <w:rFonts w:ascii="宋体" w:hAnsi="宋体"/>
          <w:sz w:val="24"/>
          <w:szCs w:val="24"/>
        </w:rPr>
        <w:t xml:space="preserve"> </w:t>
      </w:r>
      <w:r>
        <w:rPr>
          <w:rFonts w:ascii="宋体" w:hAnsi="宋体" w:hint="eastAsia"/>
          <w:sz w:val="24"/>
          <w:szCs w:val="24"/>
        </w:rPr>
        <w:t>总体工作流程</w:t>
      </w:r>
    </w:p>
    <w:p w14:paraId="60F701F9" w14:textId="1EDA0432" w:rsidR="00637DF5" w:rsidRDefault="00D941FD" w:rsidP="00637DF5">
      <w:pPr>
        <w:spacing w:line="400" w:lineRule="exact"/>
        <w:ind w:firstLine="490"/>
        <w:rPr>
          <w:rFonts w:ascii="宋体" w:hAnsi="宋体"/>
          <w:sz w:val="24"/>
          <w:szCs w:val="24"/>
        </w:rPr>
      </w:pPr>
      <w:r w:rsidRPr="00D941FD">
        <w:rPr>
          <w:rFonts w:ascii="宋体" w:hAnsi="宋体" w:hint="eastAsia"/>
          <w:sz w:val="24"/>
          <w:szCs w:val="24"/>
        </w:rPr>
        <w:t>由于单链检索</w:t>
      </w:r>
      <w:proofErr w:type="gramStart"/>
      <w:r w:rsidRPr="00D941FD">
        <w:rPr>
          <w:rFonts w:ascii="宋体" w:hAnsi="宋体" w:hint="eastAsia"/>
          <w:sz w:val="24"/>
          <w:szCs w:val="24"/>
        </w:rPr>
        <w:t>和跨链检索</w:t>
      </w:r>
      <w:proofErr w:type="gramEnd"/>
      <w:r w:rsidRPr="00D941FD">
        <w:rPr>
          <w:rFonts w:ascii="宋体" w:hAnsi="宋体" w:hint="eastAsia"/>
          <w:sz w:val="24"/>
          <w:szCs w:val="24"/>
        </w:rPr>
        <w:t>的步骤不同，本节将分别对单链检索</w:t>
      </w:r>
      <w:proofErr w:type="gramStart"/>
      <w:r w:rsidRPr="00D941FD">
        <w:rPr>
          <w:rFonts w:ascii="宋体" w:hAnsi="宋体" w:hint="eastAsia"/>
          <w:sz w:val="24"/>
          <w:szCs w:val="24"/>
        </w:rPr>
        <w:t>和跨链检索</w:t>
      </w:r>
      <w:proofErr w:type="gramEnd"/>
      <w:r w:rsidRPr="00D941FD">
        <w:rPr>
          <w:rFonts w:ascii="宋体" w:hAnsi="宋体" w:hint="eastAsia"/>
          <w:sz w:val="24"/>
          <w:szCs w:val="24"/>
        </w:rPr>
        <w:t>的工作流程进行描述，</w:t>
      </w:r>
      <w:r w:rsidR="009044E0">
        <w:rPr>
          <w:rFonts w:ascii="宋体" w:hAnsi="宋体" w:hint="eastAsia"/>
          <w:sz w:val="24"/>
          <w:szCs w:val="24"/>
        </w:rPr>
        <w:t>由于数据存储</w:t>
      </w:r>
      <w:proofErr w:type="gramStart"/>
      <w:r w:rsidR="009044E0">
        <w:rPr>
          <w:rFonts w:ascii="宋体" w:hAnsi="宋体" w:hint="eastAsia"/>
          <w:sz w:val="24"/>
          <w:szCs w:val="24"/>
        </w:rPr>
        <w:t>在链下</w:t>
      </w:r>
      <w:proofErr w:type="gramEnd"/>
      <w:r w:rsidR="00DB62D5">
        <w:rPr>
          <w:rFonts w:ascii="宋体" w:hAnsi="宋体" w:hint="eastAsia"/>
          <w:sz w:val="24"/>
          <w:szCs w:val="24"/>
        </w:rPr>
        <w:t>，因此单链搜索和跨链搜索第一步均需要</w:t>
      </w:r>
      <w:proofErr w:type="gramStart"/>
      <w:r w:rsidR="00DB62D5">
        <w:rPr>
          <w:rFonts w:ascii="宋体" w:hAnsi="宋体" w:hint="eastAsia"/>
          <w:sz w:val="24"/>
          <w:szCs w:val="24"/>
        </w:rPr>
        <w:t>对链下</w:t>
      </w:r>
      <w:r w:rsidR="00DE7114">
        <w:rPr>
          <w:rFonts w:ascii="宋体" w:hAnsi="宋体" w:hint="eastAsia"/>
          <w:sz w:val="24"/>
          <w:szCs w:val="24"/>
        </w:rPr>
        <w:t>的</w:t>
      </w:r>
      <w:proofErr w:type="gramEnd"/>
      <w:r w:rsidR="00DE7114">
        <w:rPr>
          <w:rFonts w:ascii="宋体" w:hAnsi="宋体" w:hint="eastAsia"/>
          <w:sz w:val="24"/>
          <w:szCs w:val="24"/>
        </w:rPr>
        <w:t>语义信息进行提取，</w:t>
      </w:r>
      <w:r w:rsidR="00DA1122">
        <w:rPr>
          <w:rFonts w:ascii="宋体" w:hAnsi="宋体" w:hint="eastAsia"/>
          <w:sz w:val="24"/>
          <w:szCs w:val="24"/>
        </w:rPr>
        <w:t>由于</w:t>
      </w:r>
      <w:r w:rsidR="001C0BD1">
        <w:rPr>
          <w:rFonts w:ascii="宋体" w:hAnsi="宋体" w:hint="eastAsia"/>
          <w:sz w:val="24"/>
          <w:szCs w:val="24"/>
        </w:rPr>
        <w:t>单链检索</w:t>
      </w:r>
      <w:proofErr w:type="gramStart"/>
      <w:r w:rsidR="001C0BD1">
        <w:rPr>
          <w:rFonts w:ascii="宋体" w:hAnsi="宋体" w:hint="eastAsia"/>
          <w:sz w:val="24"/>
          <w:szCs w:val="24"/>
        </w:rPr>
        <w:t>和跨链检索</w:t>
      </w:r>
      <w:proofErr w:type="gramEnd"/>
      <w:r w:rsidR="001C0BD1">
        <w:rPr>
          <w:rFonts w:ascii="宋体" w:hAnsi="宋体" w:hint="eastAsia"/>
          <w:sz w:val="24"/>
          <w:szCs w:val="24"/>
        </w:rPr>
        <w:t>的工作流程并不相同，在这里通过两个架构流程图对两种检索方式分别进行介绍，</w:t>
      </w:r>
      <w:r w:rsidR="00B54D79">
        <w:rPr>
          <w:rFonts w:ascii="宋体" w:hAnsi="宋体" w:hint="eastAsia"/>
          <w:sz w:val="24"/>
          <w:szCs w:val="24"/>
        </w:rPr>
        <w:t>图6显示了单链查询</w:t>
      </w:r>
      <w:r w:rsidR="00B54D79">
        <w:rPr>
          <w:rFonts w:ascii="宋体" w:hAnsi="宋体" w:hint="eastAsia"/>
          <w:sz w:val="24"/>
          <w:szCs w:val="24"/>
        </w:rPr>
        <w:lastRenderedPageBreak/>
        <w:t>的工作流程，</w:t>
      </w:r>
      <w:r w:rsidR="00B323FE">
        <w:rPr>
          <w:rFonts w:ascii="宋体" w:hAnsi="宋体" w:hint="eastAsia"/>
          <w:sz w:val="24"/>
          <w:szCs w:val="24"/>
        </w:rPr>
        <w:t>用户首先要</w:t>
      </w:r>
      <w:proofErr w:type="gramStart"/>
      <w:r w:rsidR="00B323FE">
        <w:rPr>
          <w:rFonts w:ascii="宋体" w:hAnsi="宋体" w:hint="eastAsia"/>
          <w:sz w:val="24"/>
          <w:szCs w:val="24"/>
        </w:rPr>
        <w:t>从链下</w:t>
      </w:r>
      <w:proofErr w:type="gramEnd"/>
      <w:r w:rsidR="00B323FE">
        <w:rPr>
          <w:rFonts w:ascii="宋体" w:hAnsi="宋体" w:hint="eastAsia"/>
          <w:sz w:val="24"/>
          <w:szCs w:val="24"/>
        </w:rPr>
        <w:t>存储的数据中抽取出语义信息，以交易的方式提交到区块链上，收到交易后全节点们通过共识机制构建并维护一个全局的索引结构，通过索引结构提供对链上链下混合存储架构中数据的检索功能，所有的全节点均可在自己</w:t>
      </w:r>
      <w:proofErr w:type="gramStart"/>
      <w:r w:rsidR="00B323FE">
        <w:rPr>
          <w:rFonts w:ascii="宋体" w:hAnsi="宋体" w:hint="eastAsia"/>
          <w:sz w:val="24"/>
          <w:szCs w:val="24"/>
        </w:rPr>
        <w:t>本地通过</w:t>
      </w:r>
      <w:proofErr w:type="gramEnd"/>
      <w:r w:rsidR="00B323FE">
        <w:rPr>
          <w:rFonts w:ascii="宋体" w:hAnsi="宋体" w:hint="eastAsia"/>
          <w:sz w:val="24"/>
          <w:szCs w:val="24"/>
        </w:rPr>
        <w:t>链上的索引结构进行检索，而只包含区块头部的轻节点需要连接全节点来进行代理检索，全节点收到代理检索请求后，将检索结果和验证对象返回给轻节点，轻节点获取结果后在本地即可对检索结果的正确性进行验证。</w:t>
      </w:r>
    </w:p>
    <w:p w14:paraId="2CDFA651" w14:textId="16A9DD8D" w:rsidR="0032320B" w:rsidRDefault="0032320B" w:rsidP="0032320B">
      <w:pPr>
        <w:spacing w:line="400" w:lineRule="exact"/>
        <w:ind w:firstLine="490"/>
        <w:rPr>
          <w:rFonts w:ascii="宋体" w:hAnsi="宋体"/>
          <w:sz w:val="24"/>
          <w:szCs w:val="24"/>
        </w:rPr>
      </w:pPr>
      <w:r>
        <w:rPr>
          <w:rFonts w:ascii="宋体" w:hAnsi="宋体" w:hint="eastAsia"/>
          <w:sz w:val="24"/>
          <w:szCs w:val="24"/>
        </w:rPr>
        <w:t>图7</w:t>
      </w:r>
      <w:proofErr w:type="gramStart"/>
      <w:r>
        <w:rPr>
          <w:rFonts w:ascii="宋体" w:hAnsi="宋体" w:hint="eastAsia"/>
          <w:sz w:val="24"/>
          <w:szCs w:val="24"/>
        </w:rPr>
        <w:t>是跨链检索</w:t>
      </w:r>
      <w:proofErr w:type="gramEnd"/>
      <w:r>
        <w:rPr>
          <w:rFonts w:ascii="宋体" w:hAnsi="宋体" w:hint="eastAsia"/>
          <w:sz w:val="24"/>
          <w:szCs w:val="24"/>
        </w:rPr>
        <w:t>的工作流程，首先通过与单链检索相同的方式对</w:t>
      </w:r>
      <w:proofErr w:type="gramStart"/>
      <w:r>
        <w:rPr>
          <w:rFonts w:ascii="宋体" w:hAnsi="宋体" w:hint="eastAsia"/>
          <w:sz w:val="24"/>
          <w:szCs w:val="24"/>
        </w:rPr>
        <w:t>链下数据</w:t>
      </w:r>
      <w:proofErr w:type="gramEnd"/>
      <w:r>
        <w:rPr>
          <w:rFonts w:ascii="宋体" w:hAnsi="宋体" w:hint="eastAsia"/>
          <w:sz w:val="24"/>
          <w:szCs w:val="24"/>
        </w:rPr>
        <w:t>的语义信息进行抽取，在每条单独的链上构建索引，然后通过知识抽取的方式对不同格式的数据进行整合，整合为统一的格式之后在每条链上抽取一部分节点</w:t>
      </w:r>
      <w:proofErr w:type="gramStart"/>
      <w:r>
        <w:rPr>
          <w:rFonts w:ascii="宋体" w:hAnsi="宋体" w:hint="eastAsia"/>
          <w:sz w:val="24"/>
          <w:szCs w:val="24"/>
        </w:rPr>
        <w:t>作为跨链委员会</w:t>
      </w:r>
      <w:proofErr w:type="gramEnd"/>
      <w:r>
        <w:rPr>
          <w:rFonts w:ascii="宋体" w:hAnsi="宋体" w:hint="eastAsia"/>
          <w:sz w:val="24"/>
          <w:szCs w:val="24"/>
        </w:rPr>
        <w:t>，不同链上的委员会之间组成一条知识链，通过委员会间</w:t>
      </w:r>
      <w:proofErr w:type="gramStart"/>
      <w:r>
        <w:rPr>
          <w:rFonts w:ascii="宋体" w:hAnsi="宋体" w:hint="eastAsia"/>
          <w:sz w:val="24"/>
          <w:szCs w:val="24"/>
        </w:rPr>
        <w:t>的跨链共识</w:t>
      </w:r>
      <w:proofErr w:type="gramEnd"/>
      <w:r>
        <w:rPr>
          <w:rFonts w:ascii="宋体" w:hAnsi="宋体" w:hint="eastAsia"/>
          <w:sz w:val="24"/>
          <w:szCs w:val="24"/>
        </w:rPr>
        <w:t>构建</w:t>
      </w:r>
      <w:proofErr w:type="gramStart"/>
      <w:r>
        <w:rPr>
          <w:rFonts w:ascii="宋体" w:hAnsi="宋体" w:hint="eastAsia"/>
          <w:sz w:val="24"/>
          <w:szCs w:val="24"/>
        </w:rPr>
        <w:t>跨链知识</w:t>
      </w:r>
      <w:proofErr w:type="gramEnd"/>
      <w:r>
        <w:rPr>
          <w:rFonts w:ascii="宋体" w:hAnsi="宋体" w:hint="eastAsia"/>
          <w:sz w:val="24"/>
          <w:szCs w:val="24"/>
        </w:rPr>
        <w:t>图谱，最终通过知识图谱</w:t>
      </w:r>
      <w:proofErr w:type="gramStart"/>
      <w:r>
        <w:rPr>
          <w:rFonts w:ascii="宋体" w:hAnsi="宋体" w:hint="eastAsia"/>
          <w:sz w:val="24"/>
          <w:szCs w:val="24"/>
        </w:rPr>
        <w:t>提供跨链检索</w:t>
      </w:r>
      <w:proofErr w:type="gramEnd"/>
      <w:r>
        <w:rPr>
          <w:rFonts w:ascii="宋体" w:hAnsi="宋体" w:hint="eastAsia"/>
          <w:sz w:val="24"/>
          <w:szCs w:val="24"/>
        </w:rPr>
        <w:t>的功能。</w:t>
      </w:r>
    </w:p>
    <w:p w14:paraId="286784A5" w14:textId="77777777" w:rsidR="00B323FE" w:rsidRDefault="00B323FE" w:rsidP="00637DF5">
      <w:pPr>
        <w:spacing w:line="400" w:lineRule="exact"/>
        <w:ind w:firstLine="490"/>
        <w:rPr>
          <w:rFonts w:ascii="宋体" w:hAnsi="宋体"/>
          <w:sz w:val="24"/>
          <w:szCs w:val="24"/>
        </w:rPr>
      </w:pPr>
    </w:p>
    <w:p w14:paraId="3AA301E2" w14:textId="1C59CD78" w:rsidR="00501DA9" w:rsidRDefault="00501DA9" w:rsidP="00501DA9">
      <w:pPr>
        <w:ind w:firstLine="488"/>
        <w:rPr>
          <w:rFonts w:ascii="宋体" w:hAnsi="宋体"/>
          <w:sz w:val="24"/>
          <w:szCs w:val="24"/>
        </w:rPr>
      </w:pPr>
      <w:r>
        <w:rPr>
          <w:noProof/>
        </w:rPr>
        <w:drawing>
          <wp:inline distT="0" distB="0" distL="0" distR="0" wp14:anchorId="3C2C485D" wp14:editId="4E00D451">
            <wp:extent cx="5274310" cy="20713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71370"/>
                    </a:xfrm>
                    <a:prstGeom prst="rect">
                      <a:avLst/>
                    </a:prstGeom>
                  </pic:spPr>
                </pic:pic>
              </a:graphicData>
            </a:graphic>
          </wp:inline>
        </w:drawing>
      </w:r>
    </w:p>
    <w:p w14:paraId="63DD2FF9" w14:textId="18CE1869" w:rsidR="00501DA9" w:rsidRDefault="00501DA9" w:rsidP="00B54D79">
      <w:pPr>
        <w:spacing w:line="400" w:lineRule="exact"/>
        <w:ind w:firstLine="490"/>
        <w:jc w:val="center"/>
        <w:rPr>
          <w:rFonts w:ascii="宋体" w:hAnsi="宋体"/>
          <w:sz w:val="24"/>
          <w:szCs w:val="24"/>
        </w:rPr>
      </w:pPr>
      <w:r>
        <w:rPr>
          <w:rFonts w:ascii="宋体" w:hAnsi="宋体" w:hint="eastAsia"/>
          <w:sz w:val="24"/>
          <w:szCs w:val="24"/>
        </w:rPr>
        <w:t>图6</w:t>
      </w:r>
      <w:r>
        <w:rPr>
          <w:rFonts w:ascii="宋体" w:hAnsi="宋体"/>
          <w:sz w:val="24"/>
          <w:szCs w:val="24"/>
        </w:rPr>
        <w:t xml:space="preserve"> </w:t>
      </w:r>
      <w:r>
        <w:rPr>
          <w:rFonts w:ascii="宋体" w:hAnsi="宋体" w:hint="eastAsia"/>
          <w:sz w:val="24"/>
          <w:szCs w:val="24"/>
        </w:rPr>
        <w:t>单链</w:t>
      </w:r>
      <w:r w:rsidR="0032320B">
        <w:rPr>
          <w:rFonts w:ascii="宋体" w:hAnsi="宋体" w:hint="eastAsia"/>
          <w:sz w:val="24"/>
          <w:szCs w:val="24"/>
        </w:rPr>
        <w:t>检索</w:t>
      </w:r>
      <w:r>
        <w:rPr>
          <w:rFonts w:ascii="宋体" w:hAnsi="宋体" w:hint="eastAsia"/>
          <w:sz w:val="24"/>
          <w:szCs w:val="24"/>
        </w:rPr>
        <w:t>工作流程</w:t>
      </w:r>
    </w:p>
    <w:p w14:paraId="374B975B" w14:textId="6BAB9D56" w:rsidR="00501DA9" w:rsidRPr="00D941FD" w:rsidRDefault="00501DA9" w:rsidP="00501DA9">
      <w:pPr>
        <w:ind w:firstLine="488"/>
        <w:rPr>
          <w:rFonts w:ascii="宋体" w:hAnsi="宋体"/>
          <w:sz w:val="24"/>
          <w:szCs w:val="24"/>
        </w:rPr>
      </w:pPr>
      <w:r>
        <w:rPr>
          <w:noProof/>
        </w:rPr>
        <w:drawing>
          <wp:inline distT="0" distB="0" distL="0" distR="0" wp14:anchorId="31BFDD4F" wp14:editId="50EE6315">
            <wp:extent cx="5274310" cy="27641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64155"/>
                    </a:xfrm>
                    <a:prstGeom prst="rect">
                      <a:avLst/>
                    </a:prstGeom>
                  </pic:spPr>
                </pic:pic>
              </a:graphicData>
            </a:graphic>
          </wp:inline>
        </w:drawing>
      </w:r>
    </w:p>
    <w:p w14:paraId="525D5D8F" w14:textId="35CE2002" w:rsidR="00501DA9" w:rsidRPr="00501DA9" w:rsidRDefault="00501DA9" w:rsidP="00501DA9">
      <w:pPr>
        <w:spacing w:line="400" w:lineRule="exact"/>
        <w:ind w:firstLine="490"/>
        <w:jc w:val="center"/>
        <w:rPr>
          <w:rFonts w:ascii="宋体" w:hAnsi="宋体"/>
          <w:sz w:val="24"/>
          <w:szCs w:val="24"/>
        </w:rPr>
      </w:pPr>
      <w:r w:rsidRPr="00501DA9">
        <w:rPr>
          <w:rFonts w:ascii="宋体" w:hAnsi="宋体" w:hint="eastAsia"/>
          <w:sz w:val="24"/>
          <w:szCs w:val="24"/>
        </w:rPr>
        <w:t>图7</w:t>
      </w:r>
      <w:r w:rsidRPr="00501DA9">
        <w:rPr>
          <w:rFonts w:ascii="宋体" w:hAnsi="宋体"/>
          <w:sz w:val="24"/>
          <w:szCs w:val="24"/>
        </w:rPr>
        <w:t xml:space="preserve"> </w:t>
      </w:r>
      <w:proofErr w:type="gramStart"/>
      <w:r w:rsidRPr="00501DA9">
        <w:rPr>
          <w:rFonts w:ascii="宋体" w:hAnsi="宋体" w:hint="eastAsia"/>
          <w:sz w:val="24"/>
          <w:szCs w:val="24"/>
        </w:rPr>
        <w:t>跨链</w:t>
      </w:r>
      <w:r w:rsidR="0032320B">
        <w:rPr>
          <w:rFonts w:ascii="宋体" w:hAnsi="宋体" w:hint="eastAsia"/>
          <w:sz w:val="24"/>
          <w:szCs w:val="24"/>
        </w:rPr>
        <w:t>检索</w:t>
      </w:r>
      <w:proofErr w:type="gramEnd"/>
      <w:r w:rsidRPr="00501DA9">
        <w:rPr>
          <w:rFonts w:ascii="宋体" w:hAnsi="宋体" w:hint="eastAsia"/>
          <w:sz w:val="24"/>
          <w:szCs w:val="24"/>
        </w:rPr>
        <w:t>工作流程</w:t>
      </w:r>
    </w:p>
    <w:p w14:paraId="41E48CB8" w14:textId="341630DD" w:rsidR="00A93FA6" w:rsidRDefault="00A93FA6" w:rsidP="00A93FA6">
      <w:pPr>
        <w:spacing w:line="400" w:lineRule="exact"/>
        <w:rPr>
          <w:rFonts w:ascii="宋体" w:hAnsi="宋体"/>
          <w:b/>
          <w:bCs/>
          <w:sz w:val="24"/>
          <w:szCs w:val="24"/>
        </w:rPr>
      </w:pPr>
      <w:r w:rsidRPr="00A93FA6">
        <w:rPr>
          <w:rFonts w:ascii="宋体" w:hAnsi="宋体" w:hint="eastAsia"/>
          <w:b/>
          <w:bCs/>
          <w:sz w:val="24"/>
          <w:szCs w:val="24"/>
        </w:rPr>
        <w:t xml:space="preserve">3.3.2 </w:t>
      </w:r>
      <w:proofErr w:type="gramStart"/>
      <w:r w:rsidRPr="00A93FA6">
        <w:rPr>
          <w:rFonts w:ascii="宋体" w:hAnsi="宋体" w:hint="eastAsia"/>
          <w:b/>
          <w:bCs/>
          <w:sz w:val="24"/>
          <w:szCs w:val="24"/>
        </w:rPr>
        <w:t>链下语义信息</w:t>
      </w:r>
      <w:proofErr w:type="gramEnd"/>
      <w:r w:rsidRPr="00A93FA6">
        <w:rPr>
          <w:rFonts w:ascii="宋体" w:hAnsi="宋体" w:hint="eastAsia"/>
          <w:b/>
          <w:bCs/>
          <w:sz w:val="24"/>
          <w:szCs w:val="24"/>
        </w:rPr>
        <w:t>抽取模块</w:t>
      </w:r>
    </w:p>
    <w:p w14:paraId="5ADE86AB" w14:textId="40E963EC" w:rsidR="00C65BA6" w:rsidRPr="00B07C8D" w:rsidRDefault="00C65BA6" w:rsidP="00B07C8D">
      <w:pPr>
        <w:spacing w:line="400" w:lineRule="exact"/>
        <w:ind w:firstLineChars="200" w:firstLine="480"/>
        <w:rPr>
          <w:rFonts w:ascii="宋体" w:hAnsi="宋体"/>
          <w:sz w:val="24"/>
          <w:szCs w:val="24"/>
        </w:rPr>
      </w:pPr>
      <w:r w:rsidRPr="00B07C8D">
        <w:rPr>
          <w:rFonts w:ascii="宋体" w:hAnsi="宋体" w:hint="eastAsia"/>
          <w:sz w:val="24"/>
          <w:szCs w:val="24"/>
        </w:rPr>
        <w:lastRenderedPageBreak/>
        <w:t>为了</w:t>
      </w:r>
      <w:r w:rsidRPr="00B07C8D">
        <w:rPr>
          <w:rFonts w:ascii="宋体" w:hAnsi="宋体"/>
          <w:sz w:val="24"/>
          <w:szCs w:val="24"/>
        </w:rPr>
        <w:t>建立</w:t>
      </w:r>
      <w:proofErr w:type="gramStart"/>
      <w:r w:rsidRPr="00B07C8D">
        <w:rPr>
          <w:rFonts w:ascii="宋体" w:hAnsi="宋体"/>
          <w:sz w:val="24"/>
          <w:szCs w:val="24"/>
        </w:rPr>
        <w:t>链下数据</w:t>
      </w:r>
      <w:proofErr w:type="gramEnd"/>
      <w:r w:rsidRPr="00B07C8D">
        <w:rPr>
          <w:rFonts w:ascii="宋体" w:hAnsi="宋体"/>
          <w:sz w:val="24"/>
          <w:szCs w:val="24"/>
        </w:rPr>
        <w:t>和链上数据的协同映射关系，</w:t>
      </w:r>
      <w:r w:rsidRPr="00B07C8D">
        <w:rPr>
          <w:rFonts w:ascii="宋体" w:hAnsi="宋体" w:hint="eastAsia"/>
          <w:sz w:val="24"/>
          <w:szCs w:val="24"/>
        </w:rPr>
        <w:t>首先</w:t>
      </w:r>
      <w:r w:rsidRPr="00B07C8D">
        <w:rPr>
          <w:rFonts w:ascii="宋体" w:hAnsi="宋体"/>
          <w:sz w:val="24"/>
          <w:szCs w:val="24"/>
        </w:rPr>
        <w:t>，</w:t>
      </w:r>
      <w:r w:rsidR="00B07C8D">
        <w:rPr>
          <w:rFonts w:ascii="宋体" w:hAnsi="宋体" w:hint="eastAsia"/>
          <w:sz w:val="24"/>
          <w:szCs w:val="24"/>
        </w:rPr>
        <w:t>本方案中的数据共享节点</w:t>
      </w:r>
      <w:r w:rsidRPr="00B07C8D">
        <w:rPr>
          <w:rFonts w:ascii="宋体" w:hAnsi="宋体"/>
          <w:sz w:val="24"/>
          <w:szCs w:val="24"/>
        </w:rPr>
        <w:t>对</w:t>
      </w:r>
      <w:proofErr w:type="gramStart"/>
      <w:r w:rsidRPr="00B07C8D">
        <w:rPr>
          <w:rFonts w:ascii="宋体" w:hAnsi="宋体"/>
          <w:sz w:val="24"/>
          <w:szCs w:val="24"/>
        </w:rPr>
        <w:t>链下</w:t>
      </w:r>
      <w:r w:rsidRPr="00B07C8D">
        <w:rPr>
          <w:rFonts w:ascii="宋体" w:hAnsi="宋体" w:hint="eastAsia"/>
          <w:sz w:val="24"/>
          <w:szCs w:val="24"/>
        </w:rPr>
        <w:t>信息</w:t>
      </w:r>
      <w:proofErr w:type="gramEnd"/>
      <w:r w:rsidRPr="00B07C8D">
        <w:rPr>
          <w:rFonts w:ascii="宋体" w:hAnsi="宋体"/>
          <w:sz w:val="24"/>
          <w:szCs w:val="24"/>
        </w:rPr>
        <w:t>的语义信息进行提取，</w:t>
      </w:r>
      <w:r w:rsidRPr="00B07C8D">
        <w:rPr>
          <w:rFonts w:ascii="宋体" w:hAnsi="宋体" w:hint="eastAsia"/>
          <w:sz w:val="24"/>
          <w:szCs w:val="24"/>
        </w:rPr>
        <w:t>我们</w:t>
      </w:r>
      <w:r w:rsidRPr="00B07C8D">
        <w:rPr>
          <w:rFonts w:ascii="宋体" w:hAnsi="宋体"/>
          <w:sz w:val="24"/>
          <w:szCs w:val="24"/>
        </w:rPr>
        <w:t>提出了</w:t>
      </w:r>
      <w:r w:rsidRPr="00B07C8D">
        <w:rPr>
          <w:rFonts w:ascii="宋体" w:hAnsi="宋体" w:hint="eastAsia"/>
          <w:sz w:val="24"/>
          <w:szCs w:val="24"/>
        </w:rPr>
        <w:t>一种</w:t>
      </w:r>
      <w:r w:rsidRPr="00B07C8D">
        <w:rPr>
          <w:rFonts w:ascii="宋体" w:hAnsi="宋体"/>
          <w:sz w:val="24"/>
          <w:szCs w:val="24"/>
        </w:rPr>
        <w:t>改进的</w:t>
      </w:r>
      <w:r w:rsidRPr="00B07C8D">
        <w:rPr>
          <w:rFonts w:ascii="宋体" w:hAnsi="宋体" w:hint="eastAsia"/>
          <w:sz w:val="24"/>
          <w:szCs w:val="24"/>
        </w:rPr>
        <w:t>TF</w:t>
      </w:r>
      <w:r w:rsidRPr="00B07C8D">
        <w:rPr>
          <w:rFonts w:ascii="宋体" w:hAnsi="宋体"/>
          <w:sz w:val="24"/>
          <w:szCs w:val="24"/>
        </w:rPr>
        <w:t>-IDF</w:t>
      </w:r>
      <w:r w:rsidRPr="00B07C8D">
        <w:rPr>
          <w:rFonts w:ascii="宋体" w:hAnsi="宋体" w:hint="eastAsia"/>
          <w:sz w:val="24"/>
          <w:szCs w:val="24"/>
        </w:rPr>
        <w:t>模型，我们称为去中心化语义</w:t>
      </w:r>
      <w:r w:rsidRPr="00B07C8D">
        <w:rPr>
          <w:rFonts w:ascii="宋体" w:hAnsi="宋体"/>
          <w:sz w:val="24"/>
          <w:szCs w:val="24"/>
        </w:rPr>
        <w:t>提取</w:t>
      </w:r>
      <w:r w:rsidRPr="00B07C8D">
        <w:rPr>
          <w:rFonts w:ascii="宋体" w:hAnsi="宋体" w:hint="eastAsia"/>
          <w:sz w:val="24"/>
          <w:szCs w:val="24"/>
        </w:rPr>
        <w:t>（</w:t>
      </w:r>
      <w:r w:rsidRPr="00B07C8D">
        <w:rPr>
          <w:rFonts w:ascii="宋体" w:hAnsi="宋体"/>
          <w:sz w:val="24"/>
          <w:szCs w:val="24"/>
        </w:rPr>
        <w:t>Decentralization Semantic Extraction</w:t>
      </w:r>
      <w:r w:rsidR="00F1725B">
        <w:rPr>
          <w:rFonts w:ascii="宋体" w:hAnsi="宋体"/>
          <w:sz w:val="24"/>
          <w:szCs w:val="24"/>
        </w:rPr>
        <w:t>, DSE</w:t>
      </w:r>
      <w:r w:rsidRPr="00B07C8D">
        <w:rPr>
          <w:rFonts w:ascii="宋体" w:hAnsi="宋体"/>
          <w:sz w:val="24"/>
          <w:szCs w:val="24"/>
        </w:rPr>
        <w:t>）</w:t>
      </w:r>
      <w:r w:rsidRPr="00B07C8D">
        <w:rPr>
          <w:rFonts w:ascii="宋体" w:hAnsi="宋体" w:hint="eastAsia"/>
          <w:sz w:val="24"/>
          <w:szCs w:val="24"/>
        </w:rPr>
        <w:t>算法</w:t>
      </w:r>
      <w:r w:rsidRPr="00B07C8D">
        <w:rPr>
          <w:rFonts w:ascii="宋体" w:hAnsi="宋体"/>
          <w:sz w:val="24"/>
          <w:szCs w:val="24"/>
        </w:rPr>
        <w:t>，</w:t>
      </w:r>
      <w:r w:rsidRPr="00B07C8D">
        <w:rPr>
          <w:rFonts w:ascii="宋体" w:hAnsi="宋体" w:hint="eastAsia"/>
          <w:sz w:val="24"/>
          <w:szCs w:val="24"/>
        </w:rPr>
        <w:t>通过</w:t>
      </w:r>
      <w:r w:rsidRPr="00B07C8D">
        <w:rPr>
          <w:rFonts w:ascii="宋体" w:hAnsi="宋体"/>
          <w:sz w:val="24"/>
          <w:szCs w:val="24"/>
        </w:rPr>
        <w:t>引入去中心化</w:t>
      </w:r>
      <w:r w:rsidRPr="00B07C8D">
        <w:rPr>
          <w:rFonts w:ascii="宋体" w:hAnsi="宋体" w:hint="eastAsia"/>
          <w:sz w:val="24"/>
          <w:szCs w:val="24"/>
        </w:rPr>
        <w:t>词频因子、词性因子</w:t>
      </w:r>
      <w:r w:rsidRPr="00B07C8D">
        <w:rPr>
          <w:rFonts w:ascii="宋体" w:hAnsi="宋体"/>
          <w:sz w:val="24"/>
          <w:szCs w:val="24"/>
        </w:rPr>
        <w:t>和位置因子</w:t>
      </w:r>
      <w:r w:rsidRPr="00B07C8D">
        <w:rPr>
          <w:rFonts w:ascii="宋体" w:hAnsi="宋体" w:hint="eastAsia"/>
          <w:sz w:val="24"/>
          <w:szCs w:val="24"/>
        </w:rPr>
        <w:t>来提升</w:t>
      </w:r>
      <w:r w:rsidRPr="00B07C8D">
        <w:rPr>
          <w:rFonts w:ascii="宋体" w:hAnsi="宋体"/>
          <w:sz w:val="24"/>
          <w:szCs w:val="24"/>
        </w:rPr>
        <w:t>语义特征提取的准确性</w:t>
      </w:r>
      <w:r w:rsidRPr="00B07C8D">
        <w:rPr>
          <w:rFonts w:ascii="宋体" w:hAnsi="宋体" w:hint="eastAsia"/>
          <w:sz w:val="24"/>
          <w:szCs w:val="24"/>
        </w:rPr>
        <w:t>，解决了</w:t>
      </w:r>
      <w:r w:rsidRPr="00B07C8D">
        <w:rPr>
          <w:rFonts w:ascii="宋体" w:hAnsi="宋体"/>
          <w:sz w:val="24"/>
          <w:szCs w:val="24"/>
        </w:rPr>
        <w:t>传统关键字提取算法中</w:t>
      </w:r>
      <w:r w:rsidRPr="00B07C8D">
        <w:rPr>
          <w:rFonts w:ascii="宋体" w:hAnsi="宋体" w:hint="eastAsia"/>
          <w:sz w:val="24"/>
          <w:szCs w:val="24"/>
        </w:rPr>
        <w:t>缺乏</w:t>
      </w:r>
      <w:r w:rsidRPr="00B07C8D">
        <w:rPr>
          <w:rFonts w:ascii="宋体" w:hAnsi="宋体"/>
          <w:sz w:val="24"/>
          <w:szCs w:val="24"/>
        </w:rPr>
        <w:t>语义理解的特点</w:t>
      </w:r>
      <w:r w:rsidRPr="00B07C8D">
        <w:rPr>
          <w:rFonts w:ascii="宋体" w:hAnsi="宋体" w:hint="eastAsia"/>
          <w:sz w:val="24"/>
          <w:szCs w:val="24"/>
        </w:rPr>
        <w:t>，</w:t>
      </w:r>
      <w:r w:rsidRPr="00B07C8D">
        <w:rPr>
          <w:rFonts w:ascii="宋体" w:hAnsi="宋体"/>
          <w:sz w:val="24"/>
          <w:szCs w:val="24"/>
        </w:rPr>
        <w:t>并基于此构建了一个</w:t>
      </w:r>
      <w:r w:rsidRPr="00B07C8D">
        <w:rPr>
          <w:rFonts w:ascii="宋体" w:hAnsi="宋体" w:hint="eastAsia"/>
          <w:sz w:val="24"/>
          <w:szCs w:val="24"/>
        </w:rPr>
        <w:t>关键字</w:t>
      </w:r>
      <w:r w:rsidRPr="00B07C8D">
        <w:rPr>
          <w:rFonts w:ascii="宋体" w:hAnsi="宋体"/>
          <w:sz w:val="24"/>
          <w:szCs w:val="24"/>
        </w:rPr>
        <w:t>的语义</w:t>
      </w:r>
      <w:r w:rsidRPr="00B07C8D">
        <w:rPr>
          <w:rFonts w:ascii="宋体" w:hAnsi="宋体" w:hint="eastAsia"/>
          <w:sz w:val="24"/>
          <w:szCs w:val="24"/>
        </w:rPr>
        <w:t>倒排索引</w:t>
      </w:r>
      <w:r w:rsidRPr="00B07C8D">
        <w:rPr>
          <w:rFonts w:ascii="宋体" w:hAnsi="宋体"/>
          <w:sz w:val="24"/>
          <w:szCs w:val="24"/>
        </w:rPr>
        <w:t>。</w:t>
      </w:r>
    </w:p>
    <w:p w14:paraId="11FF9DE6" w14:textId="34288C38" w:rsidR="00C65BA6" w:rsidRPr="00E4385B" w:rsidRDefault="00E4385B" w:rsidP="00E4385B">
      <w:pPr>
        <w:spacing w:line="400" w:lineRule="exact"/>
        <w:ind w:firstLineChars="200" w:firstLine="480"/>
        <w:rPr>
          <w:rFonts w:ascii="宋体" w:hAnsi="宋体"/>
          <w:sz w:val="24"/>
          <w:szCs w:val="24"/>
        </w:rPr>
      </w:pPr>
      <w:r>
        <w:rPr>
          <w:rFonts w:ascii="宋体" w:hAnsi="宋体" w:hint="eastAsia"/>
          <w:sz w:val="24"/>
          <w:szCs w:val="24"/>
        </w:rPr>
        <w:t>T</w:t>
      </w:r>
      <w:r>
        <w:rPr>
          <w:rFonts w:ascii="宋体" w:hAnsi="宋体"/>
          <w:sz w:val="24"/>
          <w:szCs w:val="24"/>
        </w:rPr>
        <w:t>F-IDF</w:t>
      </w:r>
      <w:r>
        <w:rPr>
          <w:rFonts w:ascii="宋体" w:hAnsi="宋体" w:hint="eastAsia"/>
          <w:sz w:val="24"/>
          <w:szCs w:val="24"/>
        </w:rPr>
        <w:t>在2.2.1节中已经介绍过，在这里我们用</w:t>
      </w:r>
      <m:oMath>
        <m:sSub>
          <m:sSubPr>
            <m:ctrlPr>
              <w:rPr>
                <w:rFonts w:ascii="Cambria Math" w:hAnsi="Cambria Math"/>
                <w:sz w:val="24"/>
                <w:szCs w:val="24"/>
              </w:rPr>
            </m:ctrlPr>
          </m:sSubPr>
          <m:e>
            <m:r>
              <w:rPr>
                <w:rFonts w:ascii="Cambria Math" w:hAnsi="Cambria Math"/>
                <w:sz w:val="24"/>
                <w:szCs w:val="24"/>
              </w:rPr>
              <m:t>TF</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 xml:space="preserve"> </m:t>
            </m:r>
          </m:sub>
        </m:sSub>
      </m:oMath>
      <w:r>
        <w:rPr>
          <w:rFonts w:ascii="宋体" w:hAnsi="宋体" w:hint="eastAsia"/>
          <w:sz w:val="24"/>
          <w:szCs w:val="24"/>
        </w:rPr>
        <w:t>代表T</w:t>
      </w:r>
      <w:r>
        <w:rPr>
          <w:rFonts w:ascii="宋体" w:hAnsi="宋体"/>
          <w:sz w:val="24"/>
          <w:szCs w:val="24"/>
        </w:rPr>
        <w:t>F</w:t>
      </w:r>
      <w:r>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IDF</m:t>
            </m:r>
          </m:e>
          <m:sub>
            <m:r>
              <w:rPr>
                <w:rFonts w:ascii="Cambria Math" w:hAnsi="Cambria Math"/>
                <w:sz w:val="24"/>
                <w:szCs w:val="24"/>
              </w:rPr>
              <m:t>i</m:t>
            </m:r>
            <m:r>
              <m:rPr>
                <m:sty m:val="p"/>
              </m:rPr>
              <w:rPr>
                <w:rFonts w:ascii="Cambria Math" w:hAnsi="Cambria Math"/>
                <w:sz w:val="24"/>
                <w:szCs w:val="24"/>
              </w:rPr>
              <m:t xml:space="preserve"> </m:t>
            </m:r>
          </m:sub>
        </m:sSub>
      </m:oMath>
      <w:r>
        <w:rPr>
          <w:rFonts w:ascii="宋体" w:hAnsi="宋体" w:hint="eastAsia"/>
          <w:sz w:val="24"/>
          <w:szCs w:val="24"/>
        </w:rPr>
        <w:t>代表I</w:t>
      </w:r>
      <w:r>
        <w:rPr>
          <w:rFonts w:ascii="宋体" w:hAnsi="宋体"/>
          <w:sz w:val="24"/>
          <w:szCs w:val="24"/>
        </w:rPr>
        <w:t>DF</w:t>
      </w:r>
      <w:r>
        <w:rPr>
          <w:rFonts w:ascii="宋体" w:hAnsi="宋体" w:hint="eastAsia"/>
          <w:sz w:val="24"/>
          <w:szCs w:val="24"/>
        </w:rPr>
        <w:t>，</w:t>
      </w:r>
      <w:r w:rsidR="00C65BA6" w:rsidRPr="00E4385B">
        <w:rPr>
          <w:rFonts w:ascii="宋体" w:hAnsi="宋体" w:hint="eastAsia"/>
          <w:sz w:val="24"/>
          <w:szCs w:val="24"/>
        </w:rPr>
        <w:t>传统</w:t>
      </w:r>
      <w:r w:rsidR="00C65BA6" w:rsidRPr="00E4385B">
        <w:rPr>
          <w:rFonts w:ascii="宋体" w:hAnsi="宋体"/>
          <w:sz w:val="24"/>
          <w:szCs w:val="24"/>
        </w:rPr>
        <w:t>的</w:t>
      </w:r>
      <w:r w:rsidR="00C65BA6" w:rsidRPr="00E4385B">
        <w:rPr>
          <w:rFonts w:ascii="宋体" w:hAnsi="宋体" w:hint="eastAsia"/>
          <w:sz w:val="24"/>
          <w:szCs w:val="24"/>
        </w:rPr>
        <w:t>TF-IDF的</w:t>
      </w:r>
      <w:r w:rsidR="00C65BA6" w:rsidRPr="00E4385B">
        <w:rPr>
          <w:rFonts w:ascii="宋体" w:hAnsi="宋体"/>
          <w:sz w:val="24"/>
          <w:szCs w:val="24"/>
        </w:rPr>
        <w:t>计算</w:t>
      </w:r>
      <w:r w:rsidR="00C65BA6" w:rsidRPr="00E4385B">
        <w:rPr>
          <w:rFonts w:ascii="宋体" w:hAnsi="宋体" w:hint="eastAsia"/>
          <w:sz w:val="24"/>
          <w:szCs w:val="24"/>
        </w:rPr>
        <w:t>结果</w:t>
      </w:r>
      <w:r w:rsidR="00C65BA6" w:rsidRPr="00E4385B">
        <w:rPr>
          <w:rFonts w:ascii="宋体" w:hAnsi="宋体"/>
          <w:sz w:val="24"/>
          <w:szCs w:val="24"/>
        </w:rPr>
        <w:t>为</w:t>
      </w:r>
      <m:oMath>
        <m:sSub>
          <m:sSubPr>
            <m:ctrlPr>
              <w:rPr>
                <w:rFonts w:ascii="Cambria Math" w:hAnsi="Cambria Math"/>
                <w:sz w:val="24"/>
                <w:szCs w:val="24"/>
              </w:rPr>
            </m:ctrlPr>
          </m:sSubPr>
          <m:e>
            <m:r>
              <w:rPr>
                <w:rFonts w:ascii="Cambria Math" w:hAnsi="Cambria Math"/>
                <w:sz w:val="24"/>
                <w:szCs w:val="24"/>
              </w:rPr>
              <m:t>TF</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 xml:space="preserve"> </m:t>
            </m:r>
          </m:sub>
        </m:sSub>
      </m:oMath>
      <w:r w:rsidR="00C65BA6" w:rsidRPr="00E4385B">
        <w:rPr>
          <w:rFonts w:ascii="宋体" w:hAnsi="宋体" w:hint="eastAsia"/>
          <w:sz w:val="24"/>
          <w:szCs w:val="24"/>
        </w:rPr>
        <w:t>和</w:t>
      </w:r>
      <m:oMath>
        <m:sSub>
          <m:sSubPr>
            <m:ctrlPr>
              <w:rPr>
                <w:rFonts w:ascii="Cambria Math" w:hAnsi="Cambria Math"/>
                <w:sz w:val="24"/>
                <w:szCs w:val="24"/>
              </w:rPr>
            </m:ctrlPr>
          </m:sSubPr>
          <m:e>
            <m:r>
              <w:rPr>
                <w:rFonts w:ascii="Cambria Math" w:hAnsi="Cambria Math"/>
                <w:sz w:val="24"/>
                <w:szCs w:val="24"/>
              </w:rPr>
              <m:t>IDF</m:t>
            </m:r>
          </m:e>
          <m:sub>
            <m:r>
              <w:rPr>
                <w:rFonts w:ascii="Cambria Math" w:hAnsi="Cambria Math"/>
                <w:sz w:val="24"/>
                <w:szCs w:val="24"/>
              </w:rPr>
              <m:t>i</m:t>
            </m:r>
            <m:r>
              <m:rPr>
                <m:sty m:val="p"/>
              </m:rPr>
              <w:rPr>
                <w:rFonts w:ascii="Cambria Math" w:hAnsi="Cambria Math"/>
                <w:sz w:val="24"/>
                <w:szCs w:val="24"/>
              </w:rPr>
              <m:t xml:space="preserve"> </m:t>
            </m:r>
          </m:sub>
        </m:sSub>
      </m:oMath>
      <w:r w:rsidR="00C65BA6" w:rsidRPr="00E4385B">
        <w:rPr>
          <w:rFonts w:ascii="宋体" w:hAnsi="宋体" w:hint="eastAsia"/>
          <w:sz w:val="24"/>
          <w:szCs w:val="24"/>
        </w:rPr>
        <w:t>的</w:t>
      </w:r>
      <w:r w:rsidR="00C65BA6" w:rsidRPr="00E4385B">
        <w:rPr>
          <w:rFonts w:ascii="宋体" w:hAnsi="宋体"/>
          <w:sz w:val="24"/>
          <w:szCs w:val="24"/>
        </w:rPr>
        <w:t>乘积，</w:t>
      </w:r>
      <w:r w:rsidR="00C65BA6" w:rsidRPr="00E4385B">
        <w:rPr>
          <w:rFonts w:ascii="宋体" w:hAnsi="宋体" w:hint="eastAsia"/>
          <w:sz w:val="24"/>
          <w:szCs w:val="24"/>
        </w:rPr>
        <w:t>但TF-IDF仅能</w:t>
      </w:r>
      <w:r w:rsidR="00C65BA6" w:rsidRPr="00E4385B">
        <w:rPr>
          <w:rFonts w:ascii="宋体" w:hAnsi="宋体"/>
          <w:sz w:val="24"/>
          <w:szCs w:val="24"/>
        </w:rPr>
        <w:t>通过频次来对关键字进行</w:t>
      </w:r>
      <w:r w:rsidR="00C65BA6" w:rsidRPr="00E4385B">
        <w:rPr>
          <w:rFonts w:ascii="宋体" w:hAnsi="宋体" w:hint="eastAsia"/>
          <w:sz w:val="24"/>
          <w:szCs w:val="24"/>
        </w:rPr>
        <w:t>权重计算</w:t>
      </w:r>
      <w:r w:rsidR="00C65BA6" w:rsidRPr="00E4385B">
        <w:rPr>
          <w:rFonts w:ascii="宋体" w:hAnsi="宋体"/>
          <w:sz w:val="24"/>
          <w:szCs w:val="24"/>
        </w:rPr>
        <w:t>，</w:t>
      </w:r>
      <w:proofErr w:type="gramStart"/>
      <w:r w:rsidR="00C65BA6" w:rsidRPr="00E4385B">
        <w:rPr>
          <w:rFonts w:ascii="宋体" w:hAnsi="宋体" w:hint="eastAsia"/>
          <w:sz w:val="24"/>
          <w:szCs w:val="24"/>
        </w:rPr>
        <w:t>在链下数据</w:t>
      </w:r>
      <w:proofErr w:type="gramEnd"/>
      <w:r w:rsidR="00C65BA6" w:rsidRPr="00E4385B">
        <w:rPr>
          <w:rFonts w:ascii="宋体" w:hAnsi="宋体" w:hint="eastAsia"/>
          <w:sz w:val="24"/>
          <w:szCs w:val="24"/>
        </w:rPr>
        <w:t>中，由于关键字对数据分类的贡献大小不一，我们采用去中心化词频因子(</w:t>
      </w:r>
      <w:proofErr w:type="spellStart"/>
      <w:r w:rsidR="00C65BA6" w:rsidRPr="00E4385B">
        <w:rPr>
          <w:rFonts w:ascii="宋体" w:hAnsi="宋体"/>
          <w:sz w:val="24"/>
          <w:szCs w:val="24"/>
        </w:rPr>
        <w:t>DecentralizationTerm</w:t>
      </w:r>
      <w:proofErr w:type="spellEnd"/>
      <w:r w:rsidR="00C65BA6" w:rsidRPr="00E4385B">
        <w:rPr>
          <w:rFonts w:ascii="宋体" w:hAnsi="宋体"/>
          <w:sz w:val="24"/>
          <w:szCs w:val="24"/>
        </w:rPr>
        <w:t xml:space="preserve"> Frequency </w:t>
      </w:r>
      <w:proofErr w:type="spellStart"/>
      <w:r w:rsidR="00C65BA6" w:rsidRPr="00E4385B">
        <w:rPr>
          <w:rFonts w:ascii="宋体" w:hAnsi="宋体"/>
          <w:sz w:val="24"/>
          <w:szCs w:val="24"/>
        </w:rPr>
        <w:t>Factor,D</w:t>
      </w:r>
      <w:proofErr w:type="spellEnd"/>
      <w:r w:rsidR="00C65BA6" w:rsidRPr="00E4385B">
        <w:rPr>
          <w:rFonts w:ascii="宋体" w:hAnsi="宋体" w:hint="eastAsia"/>
          <w:sz w:val="24"/>
          <w:szCs w:val="24"/>
        </w:rPr>
        <w:t>-</w:t>
      </w:r>
      <w:r w:rsidR="00C65BA6" w:rsidRPr="00E4385B">
        <w:rPr>
          <w:rFonts w:ascii="宋体" w:hAnsi="宋体"/>
          <w:sz w:val="24"/>
          <w:szCs w:val="24"/>
        </w:rPr>
        <w:t>TFF)</w:t>
      </w:r>
      <w:r w:rsidR="00C65BA6" w:rsidRPr="00E4385B">
        <w:rPr>
          <w:rFonts w:ascii="宋体" w:hAnsi="宋体" w:hint="eastAsia"/>
          <w:sz w:val="24"/>
          <w:szCs w:val="24"/>
        </w:rPr>
        <w:t>对对关键字出现的频率进行去中心化处理，得到的公式如下：</w:t>
      </w:r>
    </w:p>
    <w:p w14:paraId="16593B9A" w14:textId="77777777" w:rsidR="00C65BA6" w:rsidRPr="00E4385B" w:rsidRDefault="000E7747" w:rsidP="00E4385B">
      <w:pPr>
        <w:spacing w:line="400" w:lineRule="exact"/>
        <w:ind w:firstLineChars="200" w:firstLine="480"/>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TFF</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2</m:t>
              </m:r>
            </m:e>
            <m:sup>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sup>
          </m:sSup>
        </m:oMath>
      </m:oMathPara>
    </w:p>
    <w:p w14:paraId="78503B83" w14:textId="77777777" w:rsidR="00C65BA6" w:rsidRPr="00E4385B" w:rsidRDefault="00C65BA6" w:rsidP="00E4385B">
      <w:pPr>
        <w:spacing w:line="400" w:lineRule="exact"/>
        <w:ind w:firstLineChars="200" w:firstLine="480"/>
        <w:rPr>
          <w:rFonts w:ascii="宋体" w:hAnsi="宋体"/>
          <w:sz w:val="24"/>
          <w:szCs w:val="24"/>
        </w:rPr>
      </w:pPr>
      <w:r w:rsidRPr="00E4385B">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oMath>
      <w:r w:rsidRPr="00E4385B">
        <w:rPr>
          <w:rFonts w:ascii="宋体" w:hAnsi="宋体" w:hint="eastAsia"/>
          <w:sz w:val="24"/>
          <w:szCs w:val="24"/>
        </w:rPr>
        <w:t>为关键字</w:t>
      </w:r>
      <w:proofErr w:type="spellStart"/>
      <w:r w:rsidRPr="00E4385B">
        <w:rPr>
          <w:rFonts w:ascii="宋体" w:hAnsi="宋体" w:hint="eastAsia"/>
          <w:sz w:val="24"/>
          <w:szCs w:val="24"/>
        </w:rPr>
        <w:t>i</w:t>
      </w:r>
      <w:proofErr w:type="spellEnd"/>
      <w:r w:rsidRPr="00E4385B">
        <w:rPr>
          <w:rFonts w:ascii="宋体" w:hAnsi="宋体" w:hint="eastAsia"/>
          <w:sz w:val="24"/>
          <w:szCs w:val="24"/>
        </w:rPr>
        <w:t>在数据j中的出现次数，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Pr="00E4385B">
        <w:rPr>
          <w:rFonts w:ascii="宋体" w:hAnsi="宋体" w:hint="eastAsia"/>
          <w:sz w:val="24"/>
          <w:szCs w:val="24"/>
        </w:rPr>
        <w:t>为关键字</w:t>
      </w:r>
      <w:proofErr w:type="spellStart"/>
      <w:r w:rsidRPr="00E4385B">
        <w:rPr>
          <w:rFonts w:ascii="宋体" w:hAnsi="宋体"/>
          <w:sz w:val="24"/>
          <w:szCs w:val="24"/>
        </w:rPr>
        <w:t>i</w:t>
      </w:r>
      <w:proofErr w:type="spellEnd"/>
      <w:r w:rsidRPr="00E4385B">
        <w:rPr>
          <w:rFonts w:ascii="宋体" w:hAnsi="宋体" w:hint="eastAsia"/>
          <w:sz w:val="24"/>
          <w:szCs w:val="24"/>
        </w:rPr>
        <w:t>在所有数据中出现的平均次数。通</w:t>
      </w:r>
      <w:r w:rsidRPr="00E4385B">
        <w:rPr>
          <w:rFonts w:ascii="宋体" w:hAnsi="宋体"/>
          <w:sz w:val="24"/>
          <w:szCs w:val="24"/>
        </w:rPr>
        <w:t>过</w:t>
      </w:r>
      <w:r w:rsidRPr="00E4385B">
        <w:rPr>
          <w:rFonts w:ascii="宋体" w:hAnsi="宋体" w:hint="eastAsia"/>
          <w:sz w:val="24"/>
          <w:szCs w:val="24"/>
        </w:rPr>
        <w:t>D-TFF的</w:t>
      </w:r>
      <w:r w:rsidRPr="00E4385B">
        <w:rPr>
          <w:rFonts w:ascii="宋体" w:hAnsi="宋体"/>
          <w:sz w:val="24"/>
          <w:szCs w:val="24"/>
        </w:rPr>
        <w:t>去中心化处理，</w:t>
      </w:r>
      <w:r w:rsidRPr="00E4385B">
        <w:rPr>
          <w:rFonts w:ascii="宋体" w:hAnsi="宋体" w:hint="eastAsia"/>
          <w:sz w:val="24"/>
          <w:szCs w:val="24"/>
        </w:rPr>
        <w:t>可以提高</w:t>
      </w:r>
      <w:proofErr w:type="gramStart"/>
      <w:r w:rsidRPr="00E4385B">
        <w:rPr>
          <w:rFonts w:ascii="宋体" w:hAnsi="宋体"/>
          <w:sz w:val="24"/>
          <w:szCs w:val="24"/>
        </w:rPr>
        <w:t>专属</w:t>
      </w:r>
      <w:r w:rsidRPr="00E4385B">
        <w:rPr>
          <w:rFonts w:ascii="宋体" w:hAnsi="宋体" w:hint="eastAsia"/>
          <w:sz w:val="24"/>
          <w:szCs w:val="24"/>
        </w:rPr>
        <w:t>词的</w:t>
      </w:r>
      <w:proofErr w:type="gramEnd"/>
      <w:r w:rsidRPr="00E4385B">
        <w:rPr>
          <w:rFonts w:ascii="宋体" w:hAnsi="宋体"/>
          <w:sz w:val="24"/>
          <w:szCs w:val="24"/>
        </w:rPr>
        <w:t>权重大小。</w:t>
      </w:r>
    </w:p>
    <w:p w14:paraId="3908161D" w14:textId="77777777" w:rsidR="00C65BA6" w:rsidRPr="00E4385B" w:rsidRDefault="00C65BA6" w:rsidP="00E4385B">
      <w:pPr>
        <w:spacing w:line="400" w:lineRule="exact"/>
        <w:ind w:firstLineChars="200" w:firstLine="480"/>
        <w:rPr>
          <w:rFonts w:ascii="宋体" w:hAnsi="宋体"/>
          <w:sz w:val="24"/>
          <w:szCs w:val="24"/>
        </w:rPr>
      </w:pPr>
      <w:r w:rsidRPr="00E4385B">
        <w:rPr>
          <w:rFonts w:ascii="宋体" w:hAnsi="宋体" w:hint="eastAsia"/>
          <w:sz w:val="24"/>
          <w:szCs w:val="24"/>
        </w:rPr>
        <w:t>再者</w:t>
      </w:r>
      <w:r w:rsidRPr="00E4385B">
        <w:rPr>
          <w:rFonts w:ascii="宋体" w:hAnsi="宋体"/>
          <w:sz w:val="24"/>
          <w:szCs w:val="24"/>
        </w:rPr>
        <w:t>，</w:t>
      </w:r>
      <w:r w:rsidRPr="00E4385B">
        <w:rPr>
          <w:rFonts w:ascii="宋体" w:hAnsi="宋体" w:hint="eastAsia"/>
          <w:sz w:val="24"/>
          <w:szCs w:val="24"/>
        </w:rPr>
        <w:t>为了对</w:t>
      </w:r>
      <w:r w:rsidRPr="00E4385B">
        <w:rPr>
          <w:rFonts w:ascii="宋体" w:hAnsi="宋体"/>
          <w:sz w:val="24"/>
          <w:szCs w:val="24"/>
        </w:rPr>
        <w:t>词性的权重进行</w:t>
      </w:r>
      <w:r w:rsidRPr="00E4385B">
        <w:rPr>
          <w:rFonts w:ascii="宋体" w:hAnsi="宋体" w:hint="eastAsia"/>
          <w:sz w:val="24"/>
          <w:szCs w:val="24"/>
        </w:rPr>
        <w:t>区分</w:t>
      </w:r>
      <w:r w:rsidRPr="00E4385B">
        <w:rPr>
          <w:rFonts w:ascii="宋体" w:hAnsi="宋体"/>
          <w:sz w:val="24"/>
          <w:szCs w:val="24"/>
        </w:rPr>
        <w:t>，我们将</w:t>
      </w:r>
      <w:r w:rsidRPr="00E4385B">
        <w:rPr>
          <w:rFonts w:ascii="宋体" w:hAnsi="宋体" w:hint="eastAsia"/>
          <w:sz w:val="24"/>
          <w:szCs w:val="24"/>
        </w:rPr>
        <w:t>词性</w:t>
      </w:r>
      <w:r w:rsidRPr="00E4385B">
        <w:rPr>
          <w:rFonts w:ascii="宋体" w:hAnsi="宋体"/>
          <w:sz w:val="24"/>
          <w:szCs w:val="24"/>
        </w:rPr>
        <w:t>的权值进行定义</w:t>
      </w:r>
      <w:r w:rsidRPr="00E4385B">
        <w:rPr>
          <w:rFonts w:ascii="宋体" w:hAnsi="宋体" w:hint="eastAsia"/>
          <w:sz w:val="24"/>
          <w:szCs w:val="24"/>
        </w:rPr>
        <w:t>，</w:t>
      </w:r>
      <w:r w:rsidRPr="00E4385B">
        <w:rPr>
          <w:rFonts w:ascii="宋体" w:hAnsi="宋体"/>
          <w:sz w:val="24"/>
          <w:szCs w:val="24"/>
        </w:rPr>
        <w:t xml:space="preserve">不同词性的关键字权值定义如下： </w:t>
      </w:r>
    </w:p>
    <w:p w14:paraId="06452464" w14:textId="77777777" w:rsidR="00C65BA6" w:rsidRPr="00E4385B" w:rsidRDefault="000E7747" w:rsidP="00C65BA6">
      <w:pPr>
        <w:ind w:firstLine="420"/>
        <w:rPr>
          <w:sz w:val="22"/>
          <w:szCs w:val="24"/>
        </w:rPr>
      </w:pPr>
      <m:oMathPara>
        <m:oMathParaPr>
          <m:jc m:val="left"/>
        </m:oMathPara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r>
            <w:rPr>
              <w:rFonts w:ascii="Cambria Math" w:hAnsi="Cambria Math"/>
              <w:sz w:val="22"/>
              <w:szCs w:val="24"/>
            </w:rPr>
            <m:t>=</m:t>
          </m:r>
          <m:d>
            <m:dPr>
              <m:begChr m:val="{"/>
              <m:endChr m:val=""/>
              <m:ctrlPr>
                <w:rPr>
                  <w:rFonts w:ascii="Cambria Math" w:hAnsi="Cambria Math"/>
                  <w:sz w:val="22"/>
                  <w:szCs w:val="24"/>
                </w:rPr>
              </m:ctrlPr>
            </m:dPr>
            <m:e>
              <m:eqArr>
                <m:eqArrPr>
                  <m:ctrlPr>
                    <w:rPr>
                      <w:rFonts w:ascii="Cambria Math" w:hAnsi="Cambria Math"/>
                      <w:i/>
                      <w:sz w:val="22"/>
                      <w:szCs w:val="24"/>
                    </w:rPr>
                  </m:ctrlPr>
                </m:eqArrPr>
                <m:e>
                  <m:r>
                    <w:rPr>
                      <w:rFonts w:ascii="Cambria Math" w:hAnsi="Cambria Math"/>
                      <w:sz w:val="22"/>
                      <w:szCs w:val="24"/>
                    </w:rPr>
                    <m:t>&amp;0.9   n.</m:t>
                  </m:r>
                </m:e>
                <m:e>
                  <m:r>
                    <w:rPr>
                      <w:rFonts w:ascii="Cambria Math" w:hAnsi="Cambria Math"/>
                      <w:sz w:val="22"/>
                      <w:szCs w:val="24"/>
                    </w:rPr>
                    <m:t xml:space="preserve">&amp;0.8   </m:t>
                  </m:r>
                  <m:r>
                    <m:rPr>
                      <m:sty m:val="p"/>
                    </m:rPr>
                    <w:rPr>
                      <w:rFonts w:ascii="Cambria Math" w:hAnsi="Cambria Math" w:hint="eastAsia"/>
                      <w:sz w:val="22"/>
                      <w:szCs w:val="24"/>
                    </w:rPr>
                    <m:t>v.</m:t>
                  </m:r>
                  <m:ctrlPr>
                    <w:rPr>
                      <w:rFonts w:ascii="Cambria Math" w:eastAsia="Cambria Math" w:hAnsi="Cambria Math" w:cs="Cambria Math"/>
                      <w:i/>
                      <w:sz w:val="22"/>
                      <w:szCs w:val="24"/>
                    </w:rPr>
                  </m:ctrlPr>
                </m:e>
                <m:e>
                  <m:r>
                    <w:rPr>
                      <w:rFonts w:ascii="Cambria Math" w:hAnsi="Cambria Math"/>
                      <w:sz w:val="22"/>
                      <w:szCs w:val="24"/>
                    </w:rPr>
                    <m:t xml:space="preserve">&amp;0.3   </m:t>
                  </m:r>
                  <m:r>
                    <m:rPr>
                      <m:sty m:val="p"/>
                    </m:rPr>
                    <w:rPr>
                      <w:rFonts w:ascii="Cambria Math" w:hAnsi="Cambria Math" w:hint="eastAsia"/>
                      <w:sz w:val="22"/>
                      <w:szCs w:val="24"/>
                    </w:rPr>
                    <m:t>pron.</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&amp;0.6   </m:t>
                  </m:r>
                  <m:r>
                    <m:rPr>
                      <m:sty m:val="p"/>
                    </m:rPr>
                    <w:rPr>
                      <w:rFonts w:ascii="Cambria Math" w:hAnsi="Cambria Math" w:hint="eastAsia"/>
                      <w:sz w:val="22"/>
                      <w:szCs w:val="24"/>
                    </w:rPr>
                    <m:t>adj.</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&amp;0.5   </m:t>
                  </m:r>
                  <m:r>
                    <m:rPr>
                      <m:sty m:val="p"/>
                    </m:rPr>
                    <w:rPr>
                      <w:rFonts w:ascii="Cambria Math" w:hAnsi="Cambria Math" w:hint="eastAsia"/>
                      <w:sz w:val="22"/>
                      <w:szCs w:val="24"/>
                    </w:rPr>
                    <m:t>adv.</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&amp;0.4   </m:t>
                  </m:r>
                  <m:r>
                    <m:rPr>
                      <m:sty m:val="p"/>
                    </m:rPr>
                    <w:rPr>
                      <w:rFonts w:ascii="Cambria Math" w:hAnsi="Cambria Math" w:hint="eastAsia"/>
                      <w:sz w:val="22"/>
                      <w:szCs w:val="24"/>
                    </w:rPr>
                    <m:t>num.</m:t>
                  </m:r>
                  <m:ctrlPr>
                    <w:rPr>
                      <w:rFonts w:ascii="Cambria Math" w:eastAsia="Cambria Math" w:hAnsi="Cambria Math" w:cs="Cambria Math" w:hint="eastAsia"/>
                      <w:sz w:val="22"/>
                      <w:szCs w:val="24"/>
                    </w:rPr>
                  </m:ctrlPr>
                </m:e>
                <m:e>
                  <m:r>
                    <w:rPr>
                      <w:rFonts w:ascii="Cambria Math" w:eastAsia="Cambria Math" w:hAnsi="Cambria Math" w:cs="Cambria Math"/>
                      <w:sz w:val="22"/>
                      <w:szCs w:val="24"/>
                    </w:rPr>
                    <m:t xml:space="preserve">&amp;1       </m:t>
                  </m:r>
                  <m:r>
                    <m:rPr>
                      <m:sty m:val="p"/>
                    </m:rPr>
                    <w:rPr>
                      <w:rFonts w:ascii="Cambria Math" w:eastAsia="Cambria Math" w:hAnsi="Cambria Math" w:cs="Cambria Math"/>
                      <w:sz w:val="22"/>
                      <w:szCs w:val="24"/>
                    </w:rPr>
                    <m:t>idiom</m:t>
                  </m:r>
                </m:e>
              </m:eqArr>
            </m:e>
          </m:d>
        </m:oMath>
      </m:oMathPara>
    </w:p>
    <w:p w14:paraId="2591B93E" w14:textId="77777777" w:rsidR="00C65BA6" w:rsidRPr="00E4385B" w:rsidRDefault="00C65BA6" w:rsidP="00E4385B">
      <w:pPr>
        <w:spacing w:line="400" w:lineRule="exact"/>
        <w:ind w:firstLineChars="200" w:firstLine="480"/>
        <w:rPr>
          <w:rFonts w:ascii="宋体" w:hAnsi="宋体"/>
          <w:sz w:val="24"/>
          <w:szCs w:val="24"/>
        </w:rPr>
      </w:pPr>
      <w:r w:rsidRPr="00E4385B">
        <w:rPr>
          <w:rFonts w:ascii="宋体" w:hAnsi="宋体" w:hint="eastAsia"/>
          <w:sz w:val="24"/>
          <w:szCs w:val="24"/>
        </w:rPr>
        <w:t>另一方面，大多数数据在开始和结束时包含的内容往往更为重要，应该给与更高的权重，因此我们将数据中关键词第一次出现的位置排成一个序列，以数据中总字数为总长度，以1为单元刻度，将序列最中间的位置定为</w:t>
      </w:r>
      <w:r w:rsidRPr="00E4385B">
        <w:rPr>
          <w:rFonts w:ascii="宋体" w:hAnsi="宋体"/>
          <w:sz w:val="24"/>
          <w:szCs w:val="24"/>
        </w:rPr>
        <w:t>初始</w:t>
      </w:r>
      <w:r w:rsidRPr="00E4385B">
        <w:rPr>
          <w:rFonts w:ascii="宋体" w:hAnsi="宋体" w:hint="eastAsia"/>
          <w:sz w:val="24"/>
          <w:szCs w:val="24"/>
        </w:rPr>
        <w:t>坐标，计算其他</w:t>
      </w:r>
      <w:proofErr w:type="gramStart"/>
      <w:r w:rsidRPr="00E4385B">
        <w:rPr>
          <w:rFonts w:ascii="宋体" w:hAnsi="宋体" w:hint="eastAsia"/>
          <w:sz w:val="24"/>
          <w:szCs w:val="24"/>
        </w:rPr>
        <w:t>词距离</w:t>
      </w:r>
      <w:proofErr w:type="gramEnd"/>
      <w:r w:rsidRPr="00E4385B">
        <w:rPr>
          <w:rFonts w:ascii="宋体" w:hAnsi="宋体" w:hint="eastAsia"/>
          <w:sz w:val="24"/>
          <w:szCs w:val="24"/>
        </w:rPr>
        <w:t>初始坐标的距离，距离越远，权重越大，定义位置影响因子（P</w:t>
      </w:r>
      <w:r w:rsidRPr="00E4385B">
        <w:rPr>
          <w:rFonts w:ascii="宋体" w:hAnsi="宋体"/>
          <w:sz w:val="24"/>
          <w:szCs w:val="24"/>
        </w:rPr>
        <w:t>osition factor</w:t>
      </w:r>
      <w:r w:rsidRPr="00E4385B">
        <w:rPr>
          <w:rFonts w:ascii="宋体" w:hAnsi="宋体" w:hint="eastAsia"/>
          <w:sz w:val="24"/>
          <w:szCs w:val="24"/>
        </w:rPr>
        <w:t>）公式如下:</w:t>
      </w:r>
    </w:p>
    <w:p w14:paraId="627C39BE" w14:textId="77777777" w:rsidR="00C65BA6" w:rsidRPr="00E4385B" w:rsidRDefault="000E7747" w:rsidP="00C65BA6">
      <w:pPr>
        <w:rPr>
          <w:sz w:val="22"/>
          <w:szCs w:val="24"/>
        </w:rPr>
      </w:pPr>
      <m:oMathPara>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r>
            <w:rPr>
              <w:rFonts w:ascii="Cambria Math" w:hAnsi="Cambria Math"/>
              <w:sz w:val="22"/>
              <w:szCs w:val="24"/>
            </w:rPr>
            <m:t>=</m:t>
          </m:r>
          <m:d>
            <m:dPr>
              <m:begChr m:val="{"/>
              <m:endChr m:val=""/>
              <m:ctrlPr>
                <w:rPr>
                  <w:rFonts w:ascii="Cambria Math" w:hAnsi="Cambria Math"/>
                  <w:i/>
                  <w:sz w:val="22"/>
                  <w:szCs w:val="24"/>
                </w:rPr>
              </m:ctrlPr>
            </m:dPr>
            <m:e>
              <m:eqArr>
                <m:eqArrPr>
                  <m:ctrlPr>
                    <w:rPr>
                      <w:rFonts w:ascii="Cambria Math" w:hAnsi="Cambria Math"/>
                      <w:i/>
                      <w:sz w:val="22"/>
                      <w:szCs w:val="24"/>
                    </w:rPr>
                  </m:ctrlPr>
                </m:eqArrPr>
                <m:e>
                  <m:r>
                    <w:rPr>
                      <w:rFonts w:ascii="Cambria Math" w:hAnsi="Cambria Math"/>
                      <w:sz w:val="22"/>
                      <w:szCs w:val="24"/>
                    </w:rPr>
                    <m:t>&amp;1,  &amp;</m:t>
                  </m:r>
                  <m:r>
                    <w:rPr>
                      <w:rFonts w:ascii="Cambria Math" w:hAnsi="Cambria Math" w:hint="eastAsia"/>
                      <w:sz w:val="22"/>
                      <w:szCs w:val="24"/>
                    </w:rPr>
                    <m:t>d</m:t>
                  </m:r>
                  <m:r>
                    <w:rPr>
                      <w:rFonts w:ascii="Cambria Math" w:hAnsi="Cambria Math"/>
                      <w:sz w:val="22"/>
                      <w:szCs w:val="24"/>
                    </w:rPr>
                    <m:t>&lt;δ</m:t>
                  </m:r>
                </m:e>
                <m:e>
                  <m:r>
                    <w:rPr>
                      <w:rFonts w:ascii="Cambria Math" w:hAnsi="Cambria Math"/>
                      <w:sz w:val="22"/>
                      <w:szCs w:val="24"/>
                    </w:rPr>
                    <m:t>&amp;</m:t>
                  </m:r>
                  <w:bookmarkStart w:id="48" w:name="_Hlk29677352"/>
                  <m:r>
                    <w:rPr>
                      <w:rFonts w:ascii="Cambria Math" w:hAnsi="Cambria Math"/>
                      <w:sz w:val="22"/>
                      <w:szCs w:val="24"/>
                    </w:rPr>
                    <m:t>ε</m:t>
                  </m:r>
                  <w:bookmarkEnd w:id="48"/>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d</m:t>
                      </m:r>
                    </m:num>
                    <m:den>
                      <m:r>
                        <w:rPr>
                          <w:rFonts w:ascii="Cambria Math" w:hAnsi="Cambria Math"/>
                          <w:sz w:val="22"/>
                          <w:szCs w:val="24"/>
                        </w:rPr>
                        <m:t>δ</m:t>
                      </m:r>
                    </m:den>
                  </m:f>
                  <m:r>
                    <w:rPr>
                      <w:rFonts w:ascii="Cambria Math" w:hAnsi="Cambria Math"/>
                      <w:sz w:val="22"/>
                      <w:szCs w:val="24"/>
                    </w:rPr>
                    <m:t>,   &amp;d≥δ</m:t>
                  </m:r>
                </m:e>
              </m:eqArr>
            </m:e>
          </m:d>
        </m:oMath>
      </m:oMathPara>
    </w:p>
    <w:p w14:paraId="52C00D08" w14:textId="77777777" w:rsidR="00C65BA6" w:rsidRPr="00D225EC" w:rsidRDefault="00C65BA6" w:rsidP="00D225EC">
      <w:pPr>
        <w:spacing w:line="400" w:lineRule="exact"/>
        <w:ind w:firstLineChars="200" w:firstLine="480"/>
        <w:rPr>
          <w:rFonts w:ascii="宋体" w:hAnsi="宋体"/>
          <w:sz w:val="24"/>
          <w:szCs w:val="24"/>
        </w:rPr>
      </w:pPr>
      <w:r w:rsidRPr="00D225EC">
        <w:rPr>
          <w:rFonts w:ascii="宋体" w:hAnsi="宋体" w:hint="eastAsia"/>
          <w:sz w:val="24"/>
          <w:szCs w:val="24"/>
        </w:rPr>
        <w:t>其中，</w:t>
      </w:r>
      <m:oMath>
        <m:r>
          <w:rPr>
            <w:rFonts w:ascii="Cambria Math" w:hAnsi="Cambria Math"/>
            <w:sz w:val="24"/>
            <w:szCs w:val="24"/>
          </w:rPr>
          <m:t>ε</m:t>
        </m:r>
      </m:oMath>
      <w:r w:rsidRPr="00D225EC">
        <w:rPr>
          <w:rFonts w:ascii="宋体" w:hAnsi="宋体" w:hint="eastAsia"/>
          <w:sz w:val="24"/>
          <w:szCs w:val="24"/>
        </w:rPr>
        <w:t>为增加的权重倍数，d为</w:t>
      </w:r>
      <w:r w:rsidRPr="00D225EC">
        <w:rPr>
          <w:rFonts w:ascii="宋体" w:hAnsi="宋体"/>
          <w:sz w:val="24"/>
          <w:szCs w:val="24"/>
        </w:rPr>
        <w:t>词</w:t>
      </w:r>
      <w:proofErr w:type="spellStart"/>
      <w:r w:rsidRPr="00D225EC">
        <w:rPr>
          <w:rFonts w:ascii="宋体" w:hAnsi="宋体" w:hint="eastAsia"/>
          <w:sz w:val="24"/>
          <w:szCs w:val="24"/>
        </w:rPr>
        <w:t>i</w:t>
      </w:r>
      <w:proofErr w:type="spellEnd"/>
      <w:r w:rsidRPr="00D225EC">
        <w:rPr>
          <w:rFonts w:ascii="宋体" w:hAnsi="宋体" w:hint="eastAsia"/>
          <w:sz w:val="24"/>
          <w:szCs w:val="24"/>
        </w:rPr>
        <w:t>距离</w:t>
      </w:r>
      <w:r w:rsidRPr="00D225EC">
        <w:rPr>
          <w:rFonts w:ascii="宋体" w:hAnsi="宋体"/>
          <w:sz w:val="24"/>
          <w:szCs w:val="24"/>
        </w:rPr>
        <w:t>初始坐标的距离</w:t>
      </w:r>
      <w:r w:rsidRPr="00D225EC">
        <w:rPr>
          <w:rFonts w:ascii="宋体" w:hAnsi="宋体" w:hint="eastAsia"/>
          <w:sz w:val="24"/>
          <w:szCs w:val="24"/>
        </w:rPr>
        <w:t>，</w:t>
      </w:r>
      <m:oMath>
        <m:r>
          <w:rPr>
            <w:rFonts w:ascii="Cambria Math" w:hAnsi="Cambria Math"/>
            <w:sz w:val="24"/>
            <w:szCs w:val="24"/>
          </w:rPr>
          <m:t>δ</m:t>
        </m:r>
      </m:oMath>
      <w:r w:rsidRPr="00D225EC">
        <w:rPr>
          <w:rFonts w:ascii="宋体" w:hAnsi="宋体" w:hint="eastAsia"/>
          <w:sz w:val="24"/>
          <w:szCs w:val="24"/>
        </w:rPr>
        <w:t>∈[</w:t>
      </w:r>
      <w:r w:rsidRPr="00D225EC">
        <w:rPr>
          <w:rFonts w:ascii="宋体" w:hAnsi="宋体"/>
          <w:sz w:val="24"/>
          <w:szCs w:val="24"/>
        </w:rPr>
        <w:t>0,L</w:t>
      </w:r>
      <w:r w:rsidRPr="00D225EC">
        <w:rPr>
          <w:rFonts w:ascii="宋体" w:hAnsi="宋体" w:hint="eastAsia"/>
          <w:sz w:val="24"/>
          <w:szCs w:val="24"/>
        </w:rPr>
        <w:t>/2</w:t>
      </w:r>
      <w:r w:rsidRPr="00D225EC">
        <w:rPr>
          <w:rFonts w:ascii="宋体" w:hAnsi="宋体"/>
          <w:sz w:val="24"/>
          <w:szCs w:val="24"/>
        </w:rPr>
        <w:t>),</w:t>
      </w:r>
      <w:r w:rsidRPr="00D225EC">
        <w:rPr>
          <w:rFonts w:ascii="宋体" w:hAnsi="宋体" w:hint="eastAsia"/>
          <w:sz w:val="24"/>
          <w:szCs w:val="24"/>
        </w:rPr>
        <w:t>L为</w:t>
      </w:r>
      <w:r w:rsidRPr="00D225EC">
        <w:rPr>
          <w:rFonts w:ascii="宋体" w:hAnsi="宋体"/>
          <w:sz w:val="24"/>
          <w:szCs w:val="24"/>
        </w:rPr>
        <w:t>序列的长度。</w:t>
      </w:r>
    </w:p>
    <w:p w14:paraId="2CC0D209" w14:textId="77777777" w:rsidR="00C65BA6" w:rsidRPr="00D225EC" w:rsidRDefault="00C65BA6" w:rsidP="00D225EC">
      <w:pPr>
        <w:spacing w:line="400" w:lineRule="exact"/>
        <w:ind w:firstLineChars="200" w:firstLine="480"/>
        <w:rPr>
          <w:rFonts w:ascii="宋体" w:hAnsi="宋体"/>
          <w:sz w:val="24"/>
          <w:szCs w:val="24"/>
        </w:rPr>
      </w:pPr>
      <w:r w:rsidRPr="00D225EC">
        <w:rPr>
          <w:rFonts w:ascii="宋体" w:hAnsi="宋体" w:hint="eastAsia"/>
          <w:sz w:val="24"/>
          <w:szCs w:val="24"/>
        </w:rPr>
        <w:t>因此</w:t>
      </w:r>
      <w:r w:rsidRPr="00D225EC">
        <w:rPr>
          <w:rFonts w:ascii="宋体" w:hAnsi="宋体"/>
          <w:sz w:val="24"/>
          <w:szCs w:val="24"/>
        </w:rPr>
        <w:t>，</w:t>
      </w:r>
      <w:r w:rsidRPr="00D225EC">
        <w:rPr>
          <w:rFonts w:ascii="宋体" w:hAnsi="宋体" w:hint="eastAsia"/>
          <w:sz w:val="24"/>
          <w:szCs w:val="24"/>
        </w:rPr>
        <w:t>我们的</w:t>
      </w:r>
      <w:r w:rsidRPr="00D225EC">
        <w:rPr>
          <w:rFonts w:ascii="宋体" w:hAnsi="宋体"/>
          <w:sz w:val="24"/>
          <w:szCs w:val="24"/>
        </w:rPr>
        <w:t>特征词权重的</w:t>
      </w:r>
      <w:r w:rsidRPr="00D225EC">
        <w:rPr>
          <w:rFonts w:ascii="宋体" w:hAnsi="宋体" w:hint="eastAsia"/>
          <w:sz w:val="24"/>
          <w:szCs w:val="24"/>
        </w:rPr>
        <w:t>计算公式为</w:t>
      </w:r>
      <w:r w:rsidRPr="00D225EC">
        <w:rPr>
          <w:rFonts w:ascii="宋体" w:hAnsi="宋体"/>
          <w:sz w:val="24"/>
          <w:szCs w:val="24"/>
        </w:rPr>
        <w:t>：</w:t>
      </w:r>
    </w:p>
    <w:p w14:paraId="7C466CD9" w14:textId="77777777" w:rsidR="00C65BA6" w:rsidRPr="00D54E35" w:rsidRDefault="000E7747" w:rsidP="00C65BA6">
      <w:pPr>
        <w:ind w:firstLineChars="200" w:firstLine="420"/>
        <w:rPr>
          <w:rFonts w:asciiTheme="minorEastAsia" w:hAnsi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TF</m:t>
              </m:r>
            </m:e>
            <m:sub>
              <m:r>
                <w:rPr>
                  <w:rFonts w:ascii="Cambria Math" w:hAnsi="Cambria Math"/>
                </w:rPr>
                <m:t xml:space="preserve">i,j </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IDF</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PF</m:t>
              </m:r>
            </m:e>
            <m:sub>
              <m:r>
                <w:rPr>
                  <w:rFonts w:ascii="Cambria Math" w:hAnsi="Cambria Math"/>
                </w:rPr>
                <m:t>i,j</m:t>
              </m:r>
            </m:sub>
          </m:sSub>
        </m:oMath>
      </m:oMathPara>
    </w:p>
    <w:p w14:paraId="1B6CB75C" w14:textId="57DCB67E" w:rsidR="00C65BA6" w:rsidRPr="00F1725B" w:rsidRDefault="00C65BA6" w:rsidP="00F1725B">
      <w:pPr>
        <w:spacing w:line="400" w:lineRule="exact"/>
        <w:ind w:firstLineChars="200" w:firstLine="480"/>
        <w:rPr>
          <w:rFonts w:ascii="宋体" w:hAnsi="宋体"/>
          <w:sz w:val="24"/>
          <w:szCs w:val="24"/>
        </w:rPr>
      </w:pPr>
      <w:r w:rsidRPr="00D225EC">
        <w:rPr>
          <w:rFonts w:ascii="宋体" w:hAnsi="宋体"/>
          <w:sz w:val="24"/>
          <w:szCs w:val="24"/>
        </w:rPr>
        <w:t>随后</w:t>
      </w:r>
      <w:r w:rsidRPr="00D225EC">
        <w:rPr>
          <w:rFonts w:ascii="宋体" w:hAnsi="宋体" w:hint="eastAsia"/>
          <w:sz w:val="24"/>
          <w:szCs w:val="24"/>
        </w:rPr>
        <w:t>，</w:t>
      </w:r>
      <w:r w:rsidRPr="00D225EC">
        <w:rPr>
          <w:rFonts w:ascii="宋体" w:hAnsi="宋体"/>
          <w:sz w:val="24"/>
          <w:szCs w:val="24"/>
        </w:rPr>
        <w:t>矿工维护一个</w:t>
      </w:r>
      <w:r w:rsidRPr="00D225EC">
        <w:rPr>
          <w:rFonts w:ascii="宋体" w:hAnsi="宋体" w:hint="eastAsia"/>
          <w:sz w:val="24"/>
          <w:szCs w:val="24"/>
        </w:rPr>
        <w:t>全局</w:t>
      </w:r>
      <w:r w:rsidRPr="00D225EC">
        <w:rPr>
          <w:rFonts w:ascii="宋体" w:hAnsi="宋体"/>
          <w:sz w:val="24"/>
          <w:szCs w:val="24"/>
        </w:rPr>
        <w:t>的倒排列表，</w:t>
      </w:r>
      <w:r w:rsidRPr="00D225EC">
        <w:rPr>
          <w:rFonts w:ascii="宋体" w:hAnsi="宋体" w:hint="eastAsia"/>
          <w:sz w:val="24"/>
          <w:szCs w:val="24"/>
        </w:rPr>
        <w:t>包含三部分</w:t>
      </w:r>
      <w:r w:rsidRPr="00D225EC">
        <w:rPr>
          <w:rFonts w:ascii="宋体" w:hAnsi="宋体"/>
          <w:sz w:val="24"/>
          <w:szCs w:val="24"/>
        </w:rPr>
        <w:t>：</w:t>
      </w:r>
      <w:r w:rsidRPr="00D225EC">
        <w:rPr>
          <w:rFonts w:ascii="宋体" w:hAnsi="宋体" w:hint="eastAsia"/>
          <w:sz w:val="24"/>
          <w:szCs w:val="24"/>
        </w:rPr>
        <w:t>key word，</w:t>
      </w:r>
      <w:proofErr w:type="spellStart"/>
      <w:r w:rsidRPr="00D225EC">
        <w:rPr>
          <w:rFonts w:ascii="宋体" w:hAnsi="宋体" w:hint="eastAsia"/>
          <w:sz w:val="24"/>
          <w:szCs w:val="24"/>
        </w:rPr>
        <w:t>blockN</w:t>
      </w:r>
      <w:r w:rsidRPr="00D225EC">
        <w:rPr>
          <w:rFonts w:ascii="宋体" w:hAnsi="宋体"/>
          <w:sz w:val="24"/>
          <w:szCs w:val="24"/>
        </w:rPr>
        <w:t>umber</w:t>
      </w:r>
      <w:proofErr w:type="spellEnd"/>
      <w:r w:rsidRPr="00D225EC">
        <w:rPr>
          <w:rFonts w:ascii="宋体" w:hAnsi="宋体" w:hint="eastAsia"/>
          <w:sz w:val="24"/>
          <w:szCs w:val="24"/>
        </w:rPr>
        <w:t>，</w:t>
      </w:r>
      <w:r w:rsidRPr="00D225EC">
        <w:rPr>
          <w:rFonts w:ascii="宋体" w:hAnsi="宋体"/>
          <w:sz w:val="24"/>
          <w:szCs w:val="24"/>
        </w:rPr>
        <w:t>W</w:t>
      </w:r>
      <w:r w:rsidRPr="00D225EC">
        <w:rPr>
          <w:rFonts w:ascii="宋体" w:hAnsi="宋体" w:hint="eastAsia"/>
          <w:sz w:val="24"/>
          <w:szCs w:val="24"/>
        </w:rPr>
        <w:t>，</w:t>
      </w:r>
      <w:r w:rsidRPr="00D225EC">
        <w:rPr>
          <w:rFonts w:ascii="宋体" w:hAnsi="宋体"/>
          <w:sz w:val="24"/>
          <w:szCs w:val="24"/>
        </w:rPr>
        <w:t>值得一提的是，在这里我们</w:t>
      </w:r>
      <w:r w:rsidRPr="00D225EC">
        <w:rPr>
          <w:rFonts w:ascii="宋体" w:hAnsi="宋体" w:hint="eastAsia"/>
          <w:sz w:val="24"/>
          <w:szCs w:val="24"/>
        </w:rPr>
        <w:t>没有用</w:t>
      </w:r>
      <w:r w:rsidRPr="00D225EC">
        <w:rPr>
          <w:rFonts w:ascii="宋体" w:hAnsi="宋体"/>
          <w:sz w:val="24"/>
          <w:szCs w:val="24"/>
        </w:rPr>
        <w:t>数据</w:t>
      </w:r>
      <w:r w:rsidRPr="00D225EC">
        <w:rPr>
          <w:rFonts w:ascii="宋体" w:hAnsi="宋体" w:hint="eastAsia"/>
          <w:sz w:val="24"/>
          <w:szCs w:val="24"/>
        </w:rPr>
        <w:t>marker</w:t>
      </w:r>
      <w:r w:rsidRPr="00D225EC">
        <w:rPr>
          <w:rFonts w:ascii="宋体" w:hAnsi="宋体"/>
          <w:sz w:val="24"/>
          <w:szCs w:val="24"/>
        </w:rPr>
        <w:t>而是用了</w:t>
      </w:r>
      <w:proofErr w:type="spellStart"/>
      <w:r w:rsidRPr="00D225EC">
        <w:rPr>
          <w:rFonts w:ascii="宋体" w:hAnsi="宋体"/>
          <w:sz w:val="24"/>
          <w:szCs w:val="24"/>
        </w:rPr>
        <w:t>BlockNumber</w:t>
      </w:r>
      <w:proofErr w:type="spellEnd"/>
      <w:r w:rsidRPr="00D225EC">
        <w:rPr>
          <w:rFonts w:ascii="宋体" w:hAnsi="宋体" w:hint="eastAsia"/>
          <w:sz w:val="24"/>
          <w:szCs w:val="24"/>
        </w:rPr>
        <w:t>，这是</w:t>
      </w:r>
      <w:r w:rsidRPr="00D225EC">
        <w:rPr>
          <w:rFonts w:ascii="宋体" w:hAnsi="宋体"/>
          <w:sz w:val="24"/>
          <w:szCs w:val="24"/>
        </w:rPr>
        <w:t>因为我们</w:t>
      </w:r>
      <w:r w:rsidRPr="00D225EC">
        <w:rPr>
          <w:rFonts w:ascii="宋体" w:hAnsi="宋体" w:hint="eastAsia"/>
          <w:sz w:val="24"/>
          <w:szCs w:val="24"/>
        </w:rPr>
        <w:t>的索引结构最终</w:t>
      </w:r>
      <w:r w:rsidRPr="00D225EC">
        <w:rPr>
          <w:rFonts w:ascii="宋体" w:hAnsi="宋体"/>
          <w:sz w:val="24"/>
          <w:szCs w:val="24"/>
        </w:rPr>
        <w:t>会有一个指向数据所在区块的哈希指针</w:t>
      </w:r>
      <w:r w:rsidRPr="00D225EC">
        <w:rPr>
          <w:rFonts w:ascii="宋体" w:hAnsi="宋体" w:hint="eastAsia"/>
          <w:sz w:val="24"/>
          <w:szCs w:val="24"/>
        </w:rPr>
        <w:t>，</w:t>
      </w:r>
      <w:proofErr w:type="spellStart"/>
      <w:r w:rsidRPr="00D225EC">
        <w:rPr>
          <w:rFonts w:ascii="宋体" w:hAnsi="宋体" w:hint="eastAsia"/>
          <w:sz w:val="24"/>
          <w:szCs w:val="24"/>
        </w:rPr>
        <w:t>B</w:t>
      </w:r>
      <w:r w:rsidRPr="00D225EC">
        <w:rPr>
          <w:rFonts w:ascii="宋体" w:hAnsi="宋体"/>
          <w:sz w:val="24"/>
          <w:szCs w:val="24"/>
        </w:rPr>
        <w:t>lockNumber</w:t>
      </w:r>
      <w:proofErr w:type="spellEnd"/>
      <w:r w:rsidRPr="00D225EC">
        <w:rPr>
          <w:rFonts w:ascii="宋体" w:hAnsi="宋体" w:hint="eastAsia"/>
          <w:sz w:val="24"/>
          <w:szCs w:val="24"/>
        </w:rPr>
        <w:lastRenderedPageBreak/>
        <w:t>则是</w:t>
      </w:r>
      <w:r w:rsidRPr="00D225EC">
        <w:rPr>
          <w:rFonts w:ascii="宋体" w:hAnsi="宋体"/>
          <w:sz w:val="24"/>
          <w:szCs w:val="24"/>
        </w:rPr>
        <w:t>我们的主要搜索内容。</w:t>
      </w:r>
    </w:p>
    <w:p w14:paraId="62702CFB" w14:textId="47A674D4" w:rsidR="00A93FA6" w:rsidRDefault="00A93FA6" w:rsidP="00A93FA6">
      <w:pPr>
        <w:spacing w:line="400" w:lineRule="exact"/>
        <w:rPr>
          <w:rFonts w:ascii="宋体" w:hAnsi="宋体"/>
          <w:b/>
          <w:bCs/>
          <w:sz w:val="24"/>
          <w:szCs w:val="24"/>
        </w:rPr>
      </w:pPr>
      <w:r w:rsidRPr="00A93FA6">
        <w:rPr>
          <w:rFonts w:ascii="宋体" w:hAnsi="宋体" w:hint="eastAsia"/>
          <w:b/>
          <w:bCs/>
          <w:sz w:val="24"/>
          <w:szCs w:val="24"/>
        </w:rPr>
        <w:t>3.3.3 链上索引构建模块</w:t>
      </w:r>
    </w:p>
    <w:p w14:paraId="15F0C2F4" w14:textId="193C7B75" w:rsidR="00386C4B" w:rsidRDefault="00386C4B" w:rsidP="00DA679B">
      <w:pPr>
        <w:spacing w:line="400" w:lineRule="exact"/>
        <w:ind w:firstLineChars="200" w:firstLine="480"/>
        <w:rPr>
          <w:rFonts w:ascii="宋体" w:hAnsi="宋体"/>
          <w:sz w:val="24"/>
          <w:szCs w:val="24"/>
        </w:rPr>
      </w:pPr>
      <w:r>
        <w:rPr>
          <w:rFonts w:ascii="宋体" w:hAnsi="宋体" w:hint="eastAsia"/>
          <w:sz w:val="24"/>
          <w:szCs w:val="24"/>
        </w:rPr>
        <w:t>在</w:t>
      </w:r>
      <w:proofErr w:type="gramStart"/>
      <w:r>
        <w:rPr>
          <w:rFonts w:ascii="宋体" w:hAnsi="宋体" w:hint="eastAsia"/>
          <w:sz w:val="24"/>
          <w:szCs w:val="24"/>
        </w:rPr>
        <w:t>对链下的</w:t>
      </w:r>
      <w:proofErr w:type="gramEnd"/>
      <w:r>
        <w:rPr>
          <w:rFonts w:ascii="宋体" w:hAnsi="宋体" w:hint="eastAsia"/>
          <w:sz w:val="24"/>
          <w:szCs w:val="24"/>
        </w:rPr>
        <w:t>数据进行了抽取之后，我们以抽取的</w:t>
      </w:r>
      <w:proofErr w:type="gramStart"/>
      <w:r>
        <w:rPr>
          <w:rFonts w:ascii="宋体" w:hAnsi="宋体" w:hint="eastAsia"/>
          <w:sz w:val="24"/>
          <w:szCs w:val="24"/>
        </w:rPr>
        <w:t>链下信息</w:t>
      </w:r>
      <w:proofErr w:type="gramEnd"/>
      <w:r>
        <w:rPr>
          <w:rFonts w:ascii="宋体" w:hAnsi="宋体" w:hint="eastAsia"/>
          <w:sz w:val="24"/>
          <w:szCs w:val="24"/>
        </w:rPr>
        <w:t>为基础，在链上的区块身体中建立一个索引结构，这个索引结构又矿工们共同维护，随着新区块的生成而更新，并始终在最新的区块中保持最新状态。</w:t>
      </w:r>
    </w:p>
    <w:p w14:paraId="260FBBAF" w14:textId="473B854F" w:rsidR="00386C4B" w:rsidRPr="00386C4B" w:rsidRDefault="00386C4B" w:rsidP="00386C4B">
      <w:pPr>
        <w:spacing w:line="400" w:lineRule="exact"/>
        <w:ind w:firstLineChars="200" w:firstLine="480"/>
        <w:rPr>
          <w:rFonts w:ascii="宋体" w:hAnsi="宋体"/>
          <w:sz w:val="24"/>
          <w:szCs w:val="24"/>
        </w:rPr>
      </w:pPr>
      <w:r w:rsidRPr="00386C4B">
        <w:rPr>
          <w:rFonts w:ascii="宋体" w:hAnsi="宋体" w:hint="eastAsia"/>
          <w:sz w:val="24"/>
          <w:szCs w:val="24"/>
        </w:rPr>
        <w:t>在我们的搜索框架中，</w:t>
      </w:r>
      <w:r>
        <w:rPr>
          <w:rFonts w:ascii="宋体" w:hAnsi="宋体" w:hint="eastAsia"/>
          <w:sz w:val="24"/>
          <w:szCs w:val="24"/>
        </w:rPr>
        <w:t>链上索引结构</w:t>
      </w:r>
      <w:r w:rsidRPr="00386C4B">
        <w:rPr>
          <w:rFonts w:ascii="宋体" w:hAnsi="宋体" w:hint="eastAsia"/>
          <w:sz w:val="24"/>
          <w:szCs w:val="24"/>
        </w:rPr>
        <w:t>跟随创世区块生成而随之生成，并随着新区块的生成而随之改变。</w:t>
      </w:r>
      <w:r>
        <w:rPr>
          <w:rFonts w:ascii="宋体" w:hAnsi="宋体" w:hint="eastAsia"/>
          <w:sz w:val="24"/>
          <w:szCs w:val="24"/>
        </w:rPr>
        <w:t>3.3.2</w:t>
      </w:r>
      <w:r w:rsidRPr="00386C4B">
        <w:rPr>
          <w:rFonts w:ascii="宋体" w:hAnsi="宋体" w:hint="eastAsia"/>
          <w:sz w:val="24"/>
          <w:szCs w:val="24"/>
        </w:rPr>
        <w:t>节中，我们提取出了</w:t>
      </w:r>
      <w:proofErr w:type="gramStart"/>
      <w:r w:rsidRPr="00386C4B">
        <w:rPr>
          <w:rFonts w:ascii="宋体" w:hAnsi="宋体" w:hint="eastAsia"/>
          <w:sz w:val="24"/>
          <w:szCs w:val="24"/>
        </w:rPr>
        <w:t>链下数据</w:t>
      </w:r>
      <w:proofErr w:type="gramEnd"/>
      <w:r w:rsidRPr="00386C4B">
        <w:rPr>
          <w:rFonts w:ascii="宋体" w:hAnsi="宋体" w:hint="eastAsia"/>
          <w:sz w:val="24"/>
          <w:szCs w:val="24"/>
        </w:rPr>
        <w:t>的语义信息并构建了一个关键字的倒排列表，利用倒排列表，我们可以对单个关键词进行快速实时查询，而为了将搜索功能扩展到多关键字，我们构建了一个新型的名为</w:t>
      </w:r>
      <w:r>
        <w:rPr>
          <w:rFonts w:ascii="宋体" w:hAnsi="宋体" w:hint="eastAsia"/>
          <w:sz w:val="24"/>
          <w:szCs w:val="24"/>
        </w:rPr>
        <w:t>默克尔语义搜索树</w:t>
      </w:r>
      <w:r w:rsidRPr="00386C4B">
        <w:rPr>
          <w:rFonts w:ascii="宋体" w:hAnsi="宋体" w:hint="eastAsia"/>
          <w:sz w:val="24"/>
          <w:szCs w:val="24"/>
        </w:rPr>
        <w:t>(MST)的索引结构，通过结合</w:t>
      </w:r>
      <w:proofErr w:type="gramStart"/>
      <w:r w:rsidRPr="00386C4B">
        <w:rPr>
          <w:rFonts w:ascii="宋体" w:hAnsi="宋体" w:hint="eastAsia"/>
          <w:sz w:val="24"/>
          <w:szCs w:val="24"/>
        </w:rPr>
        <w:t>了倒</w:t>
      </w:r>
      <w:proofErr w:type="gramEnd"/>
      <w:r w:rsidRPr="00386C4B">
        <w:rPr>
          <w:rFonts w:ascii="宋体" w:hAnsi="宋体" w:hint="eastAsia"/>
          <w:sz w:val="24"/>
          <w:szCs w:val="24"/>
        </w:rPr>
        <w:t>排列表、</w:t>
      </w:r>
      <w:proofErr w:type="spellStart"/>
      <w:r w:rsidRPr="00386C4B">
        <w:rPr>
          <w:rFonts w:ascii="宋体" w:hAnsi="宋体" w:hint="eastAsia"/>
          <w:sz w:val="24"/>
          <w:szCs w:val="24"/>
        </w:rPr>
        <w:t>merkle</w:t>
      </w:r>
      <w:proofErr w:type="spellEnd"/>
      <w:r w:rsidRPr="00386C4B">
        <w:rPr>
          <w:rFonts w:ascii="宋体" w:hAnsi="宋体" w:hint="eastAsia"/>
          <w:sz w:val="24"/>
          <w:szCs w:val="24"/>
        </w:rPr>
        <w:t xml:space="preserve"> tree、哈希指针等技术，并利用了前缀压缩等特性，可以更高效地对链上数据进行多关键词搜索。由于区块链的追加性质，MST结构是动态构建的，每生成一个新的区块就会对MST的结构进行更新</w:t>
      </w:r>
      <w:r>
        <w:rPr>
          <w:rFonts w:ascii="宋体" w:hAnsi="宋体" w:hint="eastAsia"/>
          <w:sz w:val="24"/>
          <w:szCs w:val="24"/>
        </w:rPr>
        <w:t>。</w:t>
      </w:r>
    </w:p>
    <w:p w14:paraId="40590248" w14:textId="4A47FFB1" w:rsidR="00386C4B" w:rsidRDefault="00386C4B" w:rsidP="00386C4B">
      <w:pPr>
        <w:spacing w:line="400" w:lineRule="exact"/>
        <w:ind w:firstLineChars="200" w:firstLine="480"/>
        <w:rPr>
          <w:rFonts w:ascii="宋体" w:hAnsi="宋体"/>
          <w:sz w:val="24"/>
          <w:szCs w:val="24"/>
        </w:rPr>
      </w:pPr>
      <w:r w:rsidRPr="00386C4B">
        <w:rPr>
          <w:rFonts w:ascii="宋体" w:hAnsi="宋体" w:hint="eastAsia"/>
          <w:sz w:val="24"/>
          <w:szCs w:val="24"/>
        </w:rPr>
        <w:t>在MST中存在三种不同的节点：分支节点、扩展节点、叶子节点，每个节点只能成为其中一类节点，节点详细结构在图</w:t>
      </w:r>
      <w:r w:rsidR="00F1725B">
        <w:rPr>
          <w:rFonts w:ascii="宋体" w:hAnsi="宋体" w:hint="eastAsia"/>
          <w:sz w:val="24"/>
          <w:szCs w:val="24"/>
        </w:rPr>
        <w:t>8</w:t>
      </w:r>
      <w:r w:rsidRPr="00386C4B">
        <w:rPr>
          <w:rFonts w:ascii="宋体" w:hAnsi="宋体" w:hint="eastAsia"/>
          <w:sz w:val="24"/>
          <w:szCs w:val="24"/>
        </w:rPr>
        <w:t>中展示。分支节点只存放索引相关信息，并提供指向下一层节点的指针；叶子节点位于MST的</w:t>
      </w:r>
      <w:proofErr w:type="gramStart"/>
      <w:r w:rsidRPr="00386C4B">
        <w:rPr>
          <w:rFonts w:ascii="宋体" w:hAnsi="宋体" w:hint="eastAsia"/>
          <w:sz w:val="24"/>
          <w:szCs w:val="24"/>
        </w:rPr>
        <w:t>最</w:t>
      </w:r>
      <w:proofErr w:type="gramEnd"/>
      <w:r w:rsidRPr="00386C4B">
        <w:rPr>
          <w:rFonts w:ascii="宋体" w:hAnsi="宋体" w:hint="eastAsia"/>
          <w:sz w:val="24"/>
          <w:szCs w:val="24"/>
        </w:rPr>
        <w:t>底层，代表了一条搜索路径的结束，搜索结果存放在叶子节点中，结果为一个指向数据对应交易所在区块的哈希指针；如果一个节点是分支节点，则除了包含指向下一层的指针之外，节点本身也包含对应的搜索结果,不同节点的类型图如下，</w:t>
      </w:r>
      <w:proofErr w:type="spellStart"/>
      <w:r w:rsidRPr="00386C4B">
        <w:rPr>
          <w:rFonts w:ascii="宋体" w:hAnsi="宋体" w:hint="eastAsia"/>
          <w:sz w:val="24"/>
          <w:szCs w:val="24"/>
        </w:rPr>
        <w:t>rootNode</w:t>
      </w:r>
      <w:proofErr w:type="spellEnd"/>
      <w:r w:rsidRPr="00386C4B">
        <w:rPr>
          <w:rFonts w:ascii="宋体" w:hAnsi="宋体" w:hint="eastAsia"/>
          <w:sz w:val="24"/>
          <w:szCs w:val="24"/>
        </w:rPr>
        <w:t>是一个比较特殊的节点，如果MST中只有</w:t>
      </w:r>
      <w:proofErr w:type="spellStart"/>
      <w:r w:rsidR="006218B2">
        <w:rPr>
          <w:rFonts w:ascii="宋体" w:hAnsi="宋体" w:hint="eastAsia"/>
          <w:sz w:val="24"/>
          <w:szCs w:val="24"/>
        </w:rPr>
        <w:t>r</w:t>
      </w:r>
      <w:r w:rsidR="006218B2">
        <w:rPr>
          <w:rFonts w:ascii="宋体" w:hAnsi="宋体"/>
          <w:sz w:val="24"/>
          <w:szCs w:val="24"/>
        </w:rPr>
        <w:t>ootNode</w:t>
      </w:r>
      <w:proofErr w:type="spellEnd"/>
      <w:r w:rsidRPr="00386C4B">
        <w:rPr>
          <w:rFonts w:ascii="宋体" w:hAnsi="宋体" w:hint="eastAsia"/>
          <w:sz w:val="24"/>
          <w:szCs w:val="24"/>
        </w:rPr>
        <w:t>一个节点，则</w:t>
      </w:r>
      <w:proofErr w:type="spellStart"/>
      <w:r w:rsidRPr="00386C4B">
        <w:rPr>
          <w:rFonts w:ascii="宋体" w:hAnsi="宋体" w:hint="eastAsia"/>
          <w:sz w:val="24"/>
          <w:szCs w:val="24"/>
        </w:rPr>
        <w:t>rootNode</w:t>
      </w:r>
      <w:proofErr w:type="spellEnd"/>
      <w:r w:rsidRPr="00386C4B">
        <w:rPr>
          <w:rFonts w:ascii="宋体" w:hAnsi="宋体" w:hint="eastAsia"/>
          <w:sz w:val="24"/>
          <w:szCs w:val="24"/>
        </w:rPr>
        <w:t>为</w:t>
      </w:r>
      <w:proofErr w:type="spellStart"/>
      <w:r w:rsidRPr="00386C4B">
        <w:rPr>
          <w:rFonts w:ascii="宋体" w:hAnsi="宋体" w:hint="eastAsia"/>
          <w:sz w:val="24"/>
          <w:szCs w:val="24"/>
        </w:rPr>
        <w:t>LeafNode</w:t>
      </w:r>
      <w:proofErr w:type="spellEnd"/>
      <w:r w:rsidRPr="00386C4B">
        <w:rPr>
          <w:rFonts w:ascii="宋体" w:hAnsi="宋体" w:hint="eastAsia"/>
          <w:sz w:val="24"/>
          <w:szCs w:val="24"/>
        </w:rPr>
        <w:t>，如果有了孩子节点，则为</w:t>
      </w:r>
      <w:proofErr w:type="spellStart"/>
      <w:r w:rsidRPr="00386C4B">
        <w:rPr>
          <w:rFonts w:ascii="宋体" w:hAnsi="宋体" w:hint="eastAsia"/>
          <w:sz w:val="24"/>
          <w:szCs w:val="24"/>
        </w:rPr>
        <w:t>branchNode</w:t>
      </w:r>
      <w:proofErr w:type="spellEnd"/>
      <w:r>
        <w:rPr>
          <w:rFonts w:ascii="宋体" w:hAnsi="宋体" w:hint="eastAsia"/>
          <w:sz w:val="24"/>
          <w:szCs w:val="24"/>
        </w:rPr>
        <w:t>。</w:t>
      </w:r>
    </w:p>
    <w:p w14:paraId="4728F49B" w14:textId="5510CDB8" w:rsidR="00F1725B" w:rsidRDefault="00F1725B" w:rsidP="00F1725B">
      <w:pPr>
        <w:ind w:firstLineChars="200" w:firstLine="420"/>
        <w:jc w:val="center"/>
        <w:rPr>
          <w:rFonts w:ascii="宋体" w:hAnsi="宋体"/>
          <w:sz w:val="24"/>
          <w:szCs w:val="24"/>
        </w:rPr>
      </w:pPr>
      <w:r>
        <w:rPr>
          <w:noProof/>
        </w:rPr>
        <w:drawing>
          <wp:inline distT="0" distB="0" distL="0" distR="0" wp14:anchorId="76D95959" wp14:editId="0B45A3F8">
            <wp:extent cx="3757492" cy="20832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6328" cy="2093666"/>
                    </a:xfrm>
                    <a:prstGeom prst="rect">
                      <a:avLst/>
                    </a:prstGeom>
                  </pic:spPr>
                </pic:pic>
              </a:graphicData>
            </a:graphic>
          </wp:inline>
        </w:drawing>
      </w:r>
    </w:p>
    <w:p w14:paraId="00B0EDDB" w14:textId="198303BE" w:rsidR="00F1725B" w:rsidRDefault="00F1725B" w:rsidP="00F1725B">
      <w:pPr>
        <w:ind w:firstLineChars="200" w:firstLine="480"/>
        <w:jc w:val="center"/>
        <w:rPr>
          <w:rFonts w:ascii="宋体" w:hAnsi="宋体"/>
          <w:sz w:val="24"/>
          <w:szCs w:val="24"/>
        </w:rPr>
      </w:pPr>
      <w:r>
        <w:rPr>
          <w:rFonts w:ascii="宋体" w:hAnsi="宋体" w:hint="eastAsia"/>
          <w:sz w:val="24"/>
          <w:szCs w:val="24"/>
        </w:rPr>
        <w:t>图 8</w:t>
      </w:r>
      <w:r>
        <w:rPr>
          <w:rFonts w:ascii="宋体" w:hAnsi="宋体"/>
          <w:sz w:val="24"/>
          <w:szCs w:val="24"/>
        </w:rPr>
        <w:t xml:space="preserve"> </w:t>
      </w:r>
      <w:r>
        <w:rPr>
          <w:rFonts w:ascii="宋体" w:hAnsi="宋体" w:hint="eastAsia"/>
          <w:sz w:val="24"/>
          <w:szCs w:val="24"/>
        </w:rPr>
        <w:t>节点类型图</w:t>
      </w:r>
    </w:p>
    <w:p w14:paraId="411F7B29"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hint="eastAsia"/>
          <w:sz w:val="24"/>
          <w:szCs w:val="24"/>
        </w:rPr>
        <w:t>对于倒排列表</w:t>
      </w:r>
      <w:r w:rsidRPr="006218B2">
        <w:rPr>
          <w:rFonts w:ascii="宋体" w:hAnsi="宋体"/>
          <w:sz w:val="24"/>
          <w:szCs w:val="24"/>
        </w:rPr>
        <w:t>中有序的关键词集合，矿工们会依照</w:t>
      </w:r>
      <w:r w:rsidRPr="006218B2">
        <w:rPr>
          <w:rFonts w:ascii="宋体" w:hAnsi="宋体" w:hint="eastAsia"/>
          <w:sz w:val="24"/>
          <w:szCs w:val="24"/>
        </w:rPr>
        <w:t>词</w:t>
      </w:r>
      <w:r w:rsidRPr="006218B2">
        <w:rPr>
          <w:rFonts w:ascii="宋体" w:hAnsi="宋体"/>
          <w:sz w:val="24"/>
          <w:szCs w:val="24"/>
        </w:rPr>
        <w:t>权重W的高低依次将&lt;</w:t>
      </w:r>
      <w:proofErr w:type="spellStart"/>
      <w:r w:rsidRPr="006218B2">
        <w:rPr>
          <w:rFonts w:ascii="宋体" w:hAnsi="宋体"/>
          <w:sz w:val="24"/>
          <w:szCs w:val="24"/>
        </w:rPr>
        <w:t>blockNumber,key</w:t>
      </w:r>
      <w:proofErr w:type="spellEnd"/>
      <w:r w:rsidRPr="006218B2">
        <w:rPr>
          <w:rFonts w:ascii="宋体" w:hAnsi="宋体"/>
          <w:sz w:val="24"/>
          <w:szCs w:val="24"/>
        </w:rPr>
        <w:t xml:space="preserve"> word{key1,key2…}&gt;</w:t>
      </w:r>
      <w:r w:rsidRPr="006218B2">
        <w:rPr>
          <w:rFonts w:ascii="宋体" w:hAnsi="宋体" w:hint="eastAsia"/>
          <w:sz w:val="24"/>
          <w:szCs w:val="24"/>
        </w:rPr>
        <w:t>对</w:t>
      </w:r>
      <w:r w:rsidRPr="006218B2">
        <w:rPr>
          <w:rFonts w:ascii="宋体" w:hAnsi="宋体"/>
          <w:sz w:val="24"/>
          <w:szCs w:val="24"/>
        </w:rPr>
        <w:t>插入</w:t>
      </w:r>
      <w:r w:rsidRPr="006218B2">
        <w:rPr>
          <w:rFonts w:ascii="宋体" w:hAnsi="宋体" w:hint="eastAsia"/>
          <w:sz w:val="24"/>
          <w:szCs w:val="24"/>
        </w:rPr>
        <w:t>MST中</w:t>
      </w:r>
      <w:r w:rsidRPr="006218B2">
        <w:rPr>
          <w:rFonts w:ascii="宋体" w:hAnsi="宋体"/>
          <w:sz w:val="24"/>
          <w:szCs w:val="24"/>
        </w:rPr>
        <w:t>，</w:t>
      </w:r>
      <w:r w:rsidRPr="006218B2">
        <w:rPr>
          <w:rFonts w:ascii="宋体" w:hAnsi="宋体" w:hint="eastAsia"/>
          <w:sz w:val="24"/>
          <w:szCs w:val="24"/>
        </w:rPr>
        <w:t>每次</w:t>
      </w:r>
      <w:r w:rsidRPr="006218B2">
        <w:rPr>
          <w:rFonts w:ascii="宋体" w:hAnsi="宋体"/>
          <w:sz w:val="24"/>
          <w:szCs w:val="24"/>
        </w:rPr>
        <w:t>插入</w:t>
      </w:r>
      <w:r w:rsidRPr="006218B2">
        <w:rPr>
          <w:rFonts w:ascii="宋体" w:hAnsi="宋体" w:hint="eastAsia"/>
          <w:sz w:val="24"/>
          <w:szCs w:val="24"/>
        </w:rPr>
        <w:t>时</w:t>
      </w:r>
      <w:r w:rsidRPr="006218B2">
        <w:rPr>
          <w:rFonts w:ascii="宋体" w:hAnsi="宋体"/>
          <w:sz w:val="24"/>
          <w:szCs w:val="24"/>
        </w:rPr>
        <w:t>都需要从</w:t>
      </w:r>
      <w:r w:rsidRPr="006218B2">
        <w:rPr>
          <w:rFonts w:ascii="宋体" w:hAnsi="宋体" w:hint="eastAsia"/>
          <w:sz w:val="24"/>
          <w:szCs w:val="24"/>
        </w:rPr>
        <w:t>root节点</w:t>
      </w:r>
      <w:r w:rsidRPr="006218B2">
        <w:rPr>
          <w:rFonts w:ascii="宋体" w:hAnsi="宋体"/>
          <w:sz w:val="24"/>
          <w:szCs w:val="24"/>
        </w:rPr>
        <w:t>开始插入，</w:t>
      </w:r>
      <w:r w:rsidRPr="006218B2">
        <w:rPr>
          <w:rFonts w:ascii="宋体" w:hAnsi="宋体" w:hint="eastAsia"/>
          <w:sz w:val="24"/>
          <w:szCs w:val="24"/>
        </w:rPr>
        <w:t>root节点</w:t>
      </w:r>
      <w:r w:rsidRPr="006218B2">
        <w:rPr>
          <w:rFonts w:ascii="宋体" w:hAnsi="宋体"/>
          <w:sz w:val="24"/>
          <w:szCs w:val="24"/>
        </w:rPr>
        <w:t>的插入算法如下：</w:t>
      </w:r>
    </w:p>
    <w:p w14:paraId="6FC4ADF5" w14:textId="77777777" w:rsidR="006218B2" w:rsidRPr="006218B2" w:rsidRDefault="006218B2" w:rsidP="006218B2">
      <w:r w:rsidRPr="006218B2">
        <w:t>Algorithm 1: MST root-node insert</w:t>
      </w:r>
    </w:p>
    <w:p w14:paraId="67527694" w14:textId="77777777" w:rsidR="006218B2" w:rsidRPr="006218B2" w:rsidRDefault="006218B2" w:rsidP="006218B2">
      <w:r w:rsidRPr="006218B2">
        <w:t xml:space="preserve">keyword must be inserted by </w:t>
      </w:r>
      <w:r w:rsidRPr="006218B2">
        <w:softHyphen/>
      </w:r>
      <m:oMath>
        <m:sSubSup>
          <m:sSubSupPr>
            <m:ctrlPr>
              <w:rPr>
                <w:rFonts w:ascii="Cambria Math" w:hAnsi="Cambria Math"/>
              </w:rPr>
            </m:ctrlPr>
          </m:sSubSupPr>
          <m:e>
            <m:r>
              <w:rPr>
                <w:rFonts w:ascii="Cambria Math" w:hAnsi="Cambria Math"/>
              </w:rPr>
              <m:t>A</m:t>
            </m:r>
          </m:e>
          <m:sub>
            <m:r>
              <w:rPr>
                <w:rFonts w:ascii="Cambria Math" w:hAnsi="Cambria Math"/>
              </w:rPr>
              <m:t>m</m:t>
            </m:r>
          </m:sub>
          <m:sup>
            <m:r>
              <w:rPr>
                <w:rFonts w:ascii="Cambria Math" w:hAnsi="Cambria Math"/>
              </w:rPr>
              <m:t>n</m:t>
            </m:r>
          </m:sup>
        </m:sSubSup>
      </m:oMath>
      <w:r w:rsidRPr="006218B2">
        <w:t xml:space="preserve"> </w:t>
      </w:r>
    </w:p>
    <w:p w14:paraId="619BFF3A" w14:textId="77777777" w:rsidR="006218B2" w:rsidRPr="006218B2" w:rsidRDefault="006218B2" w:rsidP="006218B2">
      <w:r w:rsidRPr="006218B2">
        <w:lastRenderedPageBreak/>
        <w:t>Input</w:t>
      </w:r>
      <w:r w:rsidRPr="006218B2">
        <w:rPr>
          <w:rFonts w:hint="eastAsia"/>
        </w:rPr>
        <w:t>:</w:t>
      </w:r>
      <m:oMath>
        <m:r>
          <m:rPr>
            <m:sty m:val="p"/>
          </m:rPr>
          <w:rPr>
            <w:rFonts w:ascii="Cambria Math" w:hAnsi="Cambria Math"/>
          </w:rPr>
          <m:t xml:space="preserve"> info</m:t>
        </m:r>
      </m:oMath>
      <w:r w:rsidRPr="006218B2">
        <w:t xml:space="preserve"> as </w:t>
      </w:r>
      <w:proofErr w:type="gramStart"/>
      <w:r w:rsidRPr="006218B2">
        <w:t>indexInfo(</w:t>
      </w:r>
      <w:proofErr w:type="gramEnd"/>
      <w:r w:rsidRPr="006218B2">
        <w:t xml:space="preserve">blockNumber and a list of key word) </w:t>
      </w:r>
      <w:r w:rsidRPr="006218B2">
        <w:rPr>
          <w:rFonts w:hint="eastAsia"/>
        </w:rPr>
        <w:t xml:space="preserve">and </w:t>
      </w:r>
      <w:r w:rsidRPr="006218B2">
        <w:t xml:space="preserve">in as </w:t>
      </w:r>
      <w:r w:rsidRPr="006218B2">
        <w:rPr>
          <w:rFonts w:hint="eastAsia"/>
        </w:rPr>
        <w:t>inverted index</w:t>
      </w:r>
      <w:r w:rsidRPr="006218B2">
        <w:t xml:space="preserve"> </w:t>
      </w:r>
    </w:p>
    <w:p w14:paraId="389B50C0" w14:textId="77777777" w:rsidR="006218B2" w:rsidRPr="006218B2" w:rsidRDefault="000E7747" w:rsidP="006218B2">
      <w:pPr>
        <w:numPr>
          <w:ilvl w:val="0"/>
          <w:numId w:val="6"/>
        </w:numPr>
      </w:pP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oMath>
      <w:proofErr w:type="gramStart"/>
      <w:r w:rsidR="006218B2" w:rsidRPr="006218B2">
        <w:rPr>
          <w:rFonts w:hint="eastAsia"/>
        </w:rPr>
        <w:t>.sort</w:t>
      </w:r>
      <w:proofErr w:type="gramEnd"/>
      <w:r w:rsidR="006218B2" w:rsidRPr="006218B2">
        <w:rPr>
          <w:rFonts w:hint="eastAsia"/>
        </w:rPr>
        <w:t xml:space="preserve"> by in</w:t>
      </w:r>
    </w:p>
    <w:p w14:paraId="3975B92E" w14:textId="77777777" w:rsidR="006218B2" w:rsidRPr="006218B2" w:rsidRDefault="006218B2" w:rsidP="006218B2">
      <w:pPr>
        <w:numPr>
          <w:ilvl w:val="0"/>
          <w:numId w:val="6"/>
        </w:numPr>
      </w:pPr>
      <w:r w:rsidRPr="006218B2">
        <w:t xml:space="preserve">for all </w:t>
      </w: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r>
          <m:rPr>
            <m:sty m:val="p"/>
          </m:rPr>
          <w:rPr>
            <w:rFonts w:ascii="Cambria Math" w:hAnsi="Cambria Math"/>
          </w:rPr>
          <m:t xml:space="preserve"> </m:t>
        </m:r>
      </m:oMath>
      <w:r w:rsidRPr="006218B2">
        <w:rPr>
          <w:rFonts w:hint="eastAsia"/>
        </w:rPr>
        <w:t>in list do</w:t>
      </w:r>
    </w:p>
    <w:p w14:paraId="744DF4F9" w14:textId="77777777" w:rsidR="006218B2" w:rsidRPr="006218B2" w:rsidRDefault="006218B2" w:rsidP="006218B2">
      <w:pPr>
        <w:numPr>
          <w:ilvl w:val="0"/>
          <w:numId w:val="6"/>
        </w:numPr>
      </w:pPr>
      <w:r w:rsidRPr="006218B2">
        <w:t xml:space="preserve">   true &lt;- flag; </w:t>
      </w:r>
    </w:p>
    <w:p w14:paraId="6DBBD76F" w14:textId="77777777" w:rsidR="006218B2" w:rsidRPr="006218B2" w:rsidRDefault="006218B2" w:rsidP="006218B2">
      <w:pPr>
        <w:numPr>
          <w:ilvl w:val="0"/>
          <w:numId w:val="6"/>
        </w:numPr>
      </w:pPr>
      <w:r w:rsidRPr="006218B2">
        <w:t xml:space="preserve">   for all </w:t>
      </w:r>
      <m:oMath>
        <m:sSub>
          <m:sSubPr>
            <m:ctrlPr>
              <w:rPr>
                <w:rFonts w:ascii="Cambria Math" w:hAnsi="Cambria Math"/>
              </w:rPr>
            </m:ctrlPr>
          </m:sSubPr>
          <m:e>
            <m:r>
              <w:rPr>
                <w:rFonts w:ascii="Cambria Math" w:hAnsi="Cambria Math"/>
              </w:rPr>
              <m:t>child</m:t>
            </m:r>
          </m:e>
          <m:sub>
            <m:r>
              <w:rPr>
                <w:rFonts w:ascii="Cambria Math" w:hAnsi="Cambria Math"/>
              </w:rPr>
              <m:t>i</m:t>
            </m:r>
          </m:sub>
        </m:sSub>
      </m:oMath>
      <w:r w:rsidRPr="006218B2">
        <w:t xml:space="preserve"> </w:t>
      </w:r>
      <w:r w:rsidRPr="006218B2">
        <w:rPr>
          <w:rFonts w:hint="eastAsia"/>
        </w:rPr>
        <w:t>∈</w:t>
      </w:r>
      <w:r w:rsidRPr="006218B2">
        <w:rPr>
          <w:rFonts w:hint="eastAsia"/>
        </w:rPr>
        <w:t xml:space="preserve"> </w:t>
      </w:r>
      <w:proofErr w:type="spellStart"/>
      <w:proofErr w:type="gramStart"/>
      <w:r w:rsidRPr="006218B2">
        <w:t>root.child</w:t>
      </w:r>
      <w:proofErr w:type="spellEnd"/>
      <w:proofErr w:type="gramEnd"/>
      <w:r w:rsidRPr="006218B2">
        <w:t xml:space="preserve"> do</w:t>
      </w:r>
    </w:p>
    <w:p w14:paraId="5A44BB94" w14:textId="77777777" w:rsidR="006218B2" w:rsidRPr="006218B2" w:rsidRDefault="006218B2" w:rsidP="006218B2">
      <w:pPr>
        <w:numPr>
          <w:ilvl w:val="0"/>
          <w:numId w:val="6"/>
        </w:numPr>
      </w:pPr>
      <w:r w:rsidRPr="006218B2">
        <w:t xml:space="preserve">      If </w:t>
      </w:r>
      <m:oMath>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r w:rsidRPr="006218B2">
        <w:rPr>
          <w:rFonts w:hint="eastAsia"/>
        </w:rPr>
        <w:t xml:space="preserve"> ==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6218B2">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p>
    <w:p w14:paraId="19DCF928" w14:textId="77777777" w:rsidR="006218B2" w:rsidRPr="006218B2" w:rsidRDefault="006218B2" w:rsidP="006218B2">
      <w:pPr>
        <w:numPr>
          <w:ilvl w:val="0"/>
          <w:numId w:val="6"/>
        </w:numPr>
      </w:pPr>
      <w:r w:rsidRPr="006218B2">
        <w:rPr>
          <w:rFonts w:hint="eastAsia"/>
        </w:rPr>
        <w:t xml:space="preserve">        </w:t>
      </w:r>
      <w:r w:rsidRPr="006218B2">
        <w:t>false &lt;-</w:t>
      </w:r>
      <w:r w:rsidRPr="006218B2">
        <w:rPr>
          <w:rFonts w:hint="eastAsia"/>
        </w:rPr>
        <w:t xml:space="preserve"> flag</w:t>
      </w:r>
      <w:r w:rsidRPr="006218B2">
        <w:t>;</w:t>
      </w:r>
    </w:p>
    <w:p w14:paraId="4D4F2595" w14:textId="77777777" w:rsidR="006218B2" w:rsidRPr="006218B2" w:rsidRDefault="006218B2" w:rsidP="006218B2">
      <w:pPr>
        <w:numPr>
          <w:ilvl w:val="0"/>
          <w:numId w:val="6"/>
        </w:numPr>
      </w:pPr>
      <w:r w:rsidRPr="006218B2">
        <w:t xml:space="preserve">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6218B2">
        <w:rPr>
          <w:rFonts w:hint="eastAsia"/>
        </w:rPr>
        <w:t>.insert (</w:t>
      </w:r>
      <m:oMath>
        <m:sSubSup>
          <m:sSubSupPr>
            <m:ctrlPr>
              <w:rPr>
                <w:rFonts w:ascii="Cambria Math" w:hAnsi="Cambria Math"/>
              </w:rPr>
            </m:ctrlPr>
          </m:sSubSupPr>
          <m:e>
            <m:r>
              <w:rPr>
                <w:rFonts w:ascii="Cambria Math" w:hAnsi="Cambria Math"/>
              </w:rPr>
              <m:t>key</m:t>
            </m:r>
          </m:e>
          <m:sub>
            <m:r>
              <w:rPr>
                <w:rFonts w:ascii="Cambria Math" w:hAnsi="Cambria Math"/>
              </w:rPr>
              <m:t>m</m:t>
            </m:r>
            <m:r>
              <m:rPr>
                <m:sty m:val="p"/>
              </m:rPr>
              <w:rPr>
                <w:rFonts w:ascii="Cambria Math" w:hAnsi="Cambria Math"/>
              </w:rPr>
              <m:t>-1</m:t>
            </m:r>
          </m:sub>
          <m:sup>
            <m:r>
              <w:rPr>
                <w:rFonts w:ascii="Cambria Math" w:hAnsi="Cambria Math"/>
              </w:rPr>
              <m:t>n</m:t>
            </m:r>
          </m:sup>
        </m:sSubSup>
      </m:oMath>
      <w:r w:rsidRPr="006218B2">
        <w:rPr>
          <w:rFonts w:hint="eastAsia"/>
        </w:rPr>
        <w:t>)</w:t>
      </w:r>
      <w:r w:rsidRPr="006218B2">
        <w:t>;</w:t>
      </w:r>
    </w:p>
    <w:p w14:paraId="7061ABDA" w14:textId="77777777" w:rsidR="006218B2" w:rsidRPr="006218B2" w:rsidRDefault="006218B2" w:rsidP="006218B2">
      <w:pPr>
        <w:numPr>
          <w:ilvl w:val="0"/>
          <w:numId w:val="6"/>
        </w:numPr>
      </w:pPr>
      <w:r w:rsidRPr="006218B2">
        <w:t xml:space="preserve">   end for</w:t>
      </w:r>
    </w:p>
    <w:p w14:paraId="6E0ACB85" w14:textId="77777777" w:rsidR="006218B2" w:rsidRPr="006218B2" w:rsidRDefault="006218B2" w:rsidP="006218B2">
      <w:pPr>
        <w:numPr>
          <w:ilvl w:val="0"/>
          <w:numId w:val="6"/>
        </w:numPr>
      </w:pPr>
      <w:r w:rsidRPr="006218B2">
        <w:t xml:space="preserve">   if flag == true do</w:t>
      </w:r>
    </w:p>
    <w:p w14:paraId="2F2E9AF0" w14:textId="77777777" w:rsidR="006218B2" w:rsidRPr="006218B2" w:rsidRDefault="006218B2" w:rsidP="006218B2">
      <w:pPr>
        <w:numPr>
          <w:ilvl w:val="0"/>
          <w:numId w:val="6"/>
        </w:numPr>
      </w:pPr>
      <w:r w:rsidRPr="006218B2">
        <w:t xml:space="preserve">      </w:t>
      </w:r>
      <w:proofErr w:type="spellStart"/>
      <w:proofErr w:type="gramStart"/>
      <w:r w:rsidRPr="006218B2">
        <w:t>root.child</w:t>
      </w:r>
      <w:proofErr w:type="gramEnd"/>
      <w:r w:rsidRPr="006218B2">
        <w:t>.append</w:t>
      </w:r>
      <w:proofErr w:type="spellEnd"/>
      <w:r w:rsidRPr="006218B2">
        <w:t>(new node(info));</w:t>
      </w:r>
    </w:p>
    <w:p w14:paraId="29FAB923" w14:textId="77777777" w:rsidR="006218B2" w:rsidRPr="006218B2" w:rsidRDefault="006218B2" w:rsidP="006218B2">
      <w:pPr>
        <w:numPr>
          <w:ilvl w:val="0"/>
          <w:numId w:val="6"/>
        </w:numPr>
      </w:pPr>
      <w:r w:rsidRPr="006218B2">
        <w:rPr>
          <w:rFonts w:hint="eastAsia"/>
        </w:rPr>
        <w:t xml:space="preserve">   if </w:t>
      </w:r>
      <w:proofErr w:type="spellStart"/>
      <w:r w:rsidRPr="006218B2">
        <w:rPr>
          <w:rFonts w:hint="eastAsia"/>
        </w:rPr>
        <w:t>len</w:t>
      </w:r>
      <w:proofErr w:type="spellEnd"/>
      <w:r w:rsidRPr="006218B2">
        <w:rPr>
          <w:rFonts w:hint="eastAsia"/>
        </w:rPr>
        <w:t>(</w:t>
      </w:r>
      <w:proofErr w:type="spellStart"/>
      <w:proofErr w:type="gramStart"/>
      <w:r w:rsidRPr="006218B2">
        <w:t>root.child</w:t>
      </w:r>
      <w:proofErr w:type="spellEnd"/>
      <w:proofErr w:type="gramEnd"/>
      <w:r w:rsidRPr="006218B2">
        <w:rPr>
          <w:rFonts w:hint="eastAsia"/>
        </w:rPr>
        <w:t>)</w:t>
      </w:r>
      <w:r w:rsidRPr="006218B2">
        <w:t xml:space="preserve"> == 1</w:t>
      </w:r>
    </w:p>
    <w:p w14:paraId="129D464A" w14:textId="77777777" w:rsidR="006218B2" w:rsidRPr="006218B2" w:rsidRDefault="006218B2" w:rsidP="006218B2">
      <w:pPr>
        <w:numPr>
          <w:ilvl w:val="0"/>
          <w:numId w:val="6"/>
        </w:numPr>
      </w:pPr>
      <w:r w:rsidRPr="006218B2">
        <w:t xml:space="preserve">      true &lt;- </w:t>
      </w:r>
      <w:proofErr w:type="spellStart"/>
      <w:proofErr w:type="gramStart"/>
      <w:r w:rsidRPr="006218B2">
        <w:t>root.isExtend</w:t>
      </w:r>
      <w:proofErr w:type="spellEnd"/>
      <w:proofErr w:type="gramEnd"/>
      <w:r w:rsidRPr="006218B2">
        <w:t>;</w:t>
      </w:r>
    </w:p>
    <w:p w14:paraId="369E3ECE" w14:textId="77777777" w:rsidR="006218B2" w:rsidRPr="006218B2" w:rsidRDefault="006218B2" w:rsidP="006218B2">
      <w:pPr>
        <w:numPr>
          <w:ilvl w:val="0"/>
          <w:numId w:val="6"/>
        </w:numPr>
      </w:pPr>
      <w:r w:rsidRPr="006218B2">
        <w:t>end for</w:t>
      </w:r>
    </w:p>
    <w:p w14:paraId="6FDC27F8"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hint="eastAsia"/>
          <w:sz w:val="24"/>
          <w:szCs w:val="24"/>
        </w:rPr>
        <w:t>为了</w:t>
      </w:r>
      <w:r w:rsidRPr="006218B2">
        <w:rPr>
          <w:rFonts w:ascii="宋体" w:hAnsi="宋体"/>
          <w:sz w:val="24"/>
          <w:szCs w:val="24"/>
        </w:rPr>
        <w:t>解释上述算法</w:t>
      </w:r>
      <w:r w:rsidRPr="006218B2">
        <w:rPr>
          <w:rFonts w:ascii="宋体" w:hAnsi="宋体" w:hint="eastAsia"/>
          <w:sz w:val="24"/>
          <w:szCs w:val="24"/>
        </w:rPr>
        <w:t>中的</w:t>
      </w:r>
      <w:r w:rsidRPr="006218B2">
        <w:rPr>
          <w:rFonts w:ascii="宋体" w:hAnsi="宋体"/>
          <w:sz w:val="24"/>
          <w:szCs w:val="24"/>
        </w:rPr>
        <w:t>排列</w:t>
      </w:r>
      <w:r w:rsidRPr="006218B2">
        <w:rPr>
          <w:rFonts w:ascii="宋体" w:hAnsi="宋体" w:hint="eastAsia"/>
          <w:sz w:val="24"/>
          <w:szCs w:val="24"/>
        </w:rPr>
        <w:t>，我们用一个</w:t>
      </w:r>
      <w:r w:rsidRPr="006218B2">
        <w:rPr>
          <w:rFonts w:ascii="宋体" w:hAnsi="宋体"/>
          <w:sz w:val="24"/>
          <w:szCs w:val="24"/>
        </w:rPr>
        <w:t>数据集的例子来模拟一个插入</w:t>
      </w:r>
      <w:r w:rsidRPr="006218B2">
        <w:rPr>
          <w:rFonts w:ascii="宋体" w:hAnsi="宋体" w:hint="eastAsia"/>
          <w:sz w:val="24"/>
          <w:szCs w:val="24"/>
        </w:rPr>
        <w:t>和</w:t>
      </w:r>
      <w:r w:rsidRPr="006218B2">
        <w:rPr>
          <w:rFonts w:ascii="宋体" w:hAnsi="宋体"/>
          <w:sz w:val="24"/>
          <w:szCs w:val="24"/>
        </w:rPr>
        <w:t>查询过程，</w:t>
      </w:r>
      <w:r w:rsidRPr="006218B2">
        <w:rPr>
          <w:rFonts w:ascii="宋体" w:hAnsi="宋体" w:hint="eastAsia"/>
          <w:sz w:val="24"/>
          <w:szCs w:val="24"/>
        </w:rPr>
        <w:t>如果</w:t>
      </w:r>
      <w:r w:rsidRPr="006218B2">
        <w:rPr>
          <w:rFonts w:ascii="宋体" w:hAnsi="宋体"/>
          <w:sz w:val="24"/>
          <w:szCs w:val="24"/>
        </w:rPr>
        <w:t>你想要插入的</w:t>
      </w:r>
      <w:r w:rsidRPr="006218B2">
        <w:rPr>
          <w:rFonts w:ascii="宋体" w:hAnsi="宋体" w:hint="eastAsia"/>
          <w:sz w:val="24"/>
          <w:szCs w:val="24"/>
        </w:rPr>
        <w:t>式子</w:t>
      </w:r>
      <w:r w:rsidRPr="006218B2">
        <w:rPr>
          <w:rFonts w:ascii="宋体" w:hAnsi="宋体"/>
          <w:sz w:val="24"/>
          <w:szCs w:val="24"/>
        </w:rPr>
        <w:t>为</w:t>
      </w:r>
      <m:oMath>
        <m:sSub>
          <m:sSubPr>
            <m:ctrlPr>
              <w:rPr>
                <w:rFonts w:ascii="Cambria Math" w:hAnsi="Cambria Math"/>
                <w:sz w:val="24"/>
                <w:szCs w:val="24"/>
              </w:rPr>
            </m:ctrlPr>
          </m:sSubPr>
          <m:e>
            <m:r>
              <w:rPr>
                <w:rFonts w:ascii="Cambria Math" w:hAnsi="Cambria Math"/>
                <w:sz w:val="24"/>
                <w:szCs w:val="24"/>
              </w:rPr>
              <m:t>set</m:t>
            </m:r>
          </m:e>
          <m:sub>
            <m:r>
              <w:rPr>
                <w:rFonts w:ascii="Cambria Math" w:hAnsi="Cambria Math"/>
                <w:sz w:val="24"/>
                <w:szCs w:val="24"/>
              </w:rPr>
              <m:t>i</m:t>
            </m:r>
          </m:sub>
        </m:sSub>
      </m:oMath>
      <w:r w:rsidRPr="006218B2">
        <w:rPr>
          <w:rFonts w:ascii="宋体" w:hAnsi="宋体" w:hint="eastAsia"/>
          <w:sz w:val="24"/>
          <w:szCs w:val="24"/>
        </w:rPr>
        <w:t>：</w:t>
      </w:r>
      <w:r w:rsidRPr="006218B2">
        <w:rPr>
          <w:rFonts w:ascii="宋体" w:hAnsi="宋体"/>
          <w:sz w:val="24"/>
          <w:szCs w:val="24"/>
        </w:rPr>
        <w:t>{“</w:t>
      </w:r>
      <w:r w:rsidRPr="006218B2">
        <w:rPr>
          <w:rFonts w:ascii="宋体" w:hAnsi="宋体" w:hint="eastAsia"/>
          <w:sz w:val="24"/>
          <w:szCs w:val="24"/>
        </w:rPr>
        <w:t>blockchain</w:t>
      </w:r>
      <w:r w:rsidRPr="006218B2">
        <w:rPr>
          <w:rFonts w:ascii="宋体" w:hAnsi="宋体"/>
          <w:sz w:val="24"/>
          <w:szCs w:val="24"/>
        </w:rPr>
        <w:t>”</w:t>
      </w:r>
      <w:r w:rsidRPr="006218B2">
        <w:rPr>
          <w:rFonts w:ascii="宋体" w:hAnsi="宋体" w:hint="eastAsia"/>
          <w:sz w:val="24"/>
          <w:szCs w:val="24"/>
        </w:rPr>
        <w:t xml:space="preserve"> ∧(</w:t>
      </w:r>
      <w:proofErr w:type="gramStart"/>
      <w:r w:rsidRPr="006218B2">
        <w:rPr>
          <w:rFonts w:ascii="宋体" w:hAnsi="宋体"/>
          <w:sz w:val="24"/>
          <w:szCs w:val="24"/>
        </w:rPr>
        <w:t>”</w:t>
      </w:r>
      <w:proofErr w:type="gramEnd"/>
      <w:r w:rsidRPr="006218B2">
        <w:rPr>
          <w:rFonts w:ascii="宋体" w:hAnsi="宋体"/>
          <w:sz w:val="24"/>
          <w:szCs w:val="24"/>
        </w:rPr>
        <w:t>query</w:t>
      </w:r>
      <w:proofErr w:type="gramStart"/>
      <w:r w:rsidRPr="006218B2">
        <w:rPr>
          <w:rFonts w:ascii="宋体" w:hAnsi="宋体"/>
          <w:sz w:val="24"/>
          <w:szCs w:val="24"/>
        </w:rPr>
        <w:t>”</w:t>
      </w:r>
      <w:proofErr w:type="gramEnd"/>
      <w:r w:rsidRPr="006218B2">
        <w:rPr>
          <w:rFonts w:ascii="宋体" w:hAnsi="宋体" w:hint="eastAsia"/>
          <w:sz w:val="24"/>
          <w:szCs w:val="24"/>
        </w:rPr>
        <w:t>∨</w:t>
      </w:r>
      <w:proofErr w:type="gramStart"/>
      <w:r w:rsidRPr="006218B2">
        <w:rPr>
          <w:rFonts w:ascii="宋体" w:hAnsi="宋体"/>
          <w:sz w:val="24"/>
          <w:szCs w:val="24"/>
        </w:rPr>
        <w:t>”</w:t>
      </w:r>
      <w:proofErr w:type="gramEnd"/>
      <w:r w:rsidRPr="006218B2">
        <w:rPr>
          <w:rFonts w:ascii="宋体" w:hAnsi="宋体"/>
          <w:sz w:val="24"/>
          <w:szCs w:val="24"/>
        </w:rPr>
        <w:t>search</w:t>
      </w:r>
      <w:proofErr w:type="gramStart"/>
      <w:r w:rsidRPr="006218B2">
        <w:rPr>
          <w:rFonts w:ascii="宋体" w:hAnsi="宋体"/>
          <w:sz w:val="24"/>
          <w:szCs w:val="24"/>
        </w:rPr>
        <w:t>”</w:t>
      </w:r>
      <w:proofErr w:type="gramEnd"/>
      <w:r w:rsidRPr="006218B2">
        <w:rPr>
          <w:rFonts w:ascii="宋体" w:hAnsi="宋体"/>
          <w:sz w:val="24"/>
          <w:szCs w:val="24"/>
        </w:rPr>
        <w:t>)},</w:t>
      </w:r>
      <w:r w:rsidRPr="006218B2">
        <w:rPr>
          <w:rFonts w:ascii="宋体" w:hAnsi="宋体" w:hint="eastAsia"/>
          <w:sz w:val="24"/>
          <w:szCs w:val="24"/>
        </w:rPr>
        <w:t>可能</w:t>
      </w:r>
      <w:r w:rsidRPr="006218B2">
        <w:rPr>
          <w:rFonts w:ascii="宋体" w:hAnsi="宋体"/>
          <w:sz w:val="24"/>
          <w:szCs w:val="24"/>
        </w:rPr>
        <w:t>的查询为{“blockchain”</w:t>
      </w:r>
      <w:r w:rsidRPr="006218B2">
        <w:rPr>
          <w:rFonts w:ascii="宋体" w:hAnsi="宋体" w:hint="eastAsia"/>
          <w:sz w:val="24"/>
          <w:szCs w:val="24"/>
        </w:rPr>
        <w:t xml:space="preserve"> ∧</w:t>
      </w:r>
      <w:proofErr w:type="gramStart"/>
      <w:r w:rsidRPr="006218B2">
        <w:rPr>
          <w:rFonts w:ascii="宋体" w:hAnsi="宋体"/>
          <w:sz w:val="24"/>
          <w:szCs w:val="24"/>
        </w:rPr>
        <w:t>”</w:t>
      </w:r>
      <w:proofErr w:type="gramEnd"/>
      <w:r w:rsidRPr="006218B2">
        <w:rPr>
          <w:rFonts w:ascii="宋体" w:hAnsi="宋体"/>
          <w:sz w:val="24"/>
          <w:szCs w:val="24"/>
        </w:rPr>
        <w:t>query</w:t>
      </w:r>
      <w:proofErr w:type="gramStart"/>
      <w:r w:rsidRPr="006218B2">
        <w:rPr>
          <w:rFonts w:ascii="宋体" w:hAnsi="宋体"/>
          <w:sz w:val="24"/>
          <w:szCs w:val="24"/>
        </w:rPr>
        <w:t>”</w:t>
      </w:r>
      <w:proofErr w:type="gramEnd"/>
      <w:r w:rsidRPr="006218B2">
        <w:rPr>
          <w:rFonts w:ascii="宋体" w:hAnsi="宋体"/>
          <w:sz w:val="24"/>
          <w:szCs w:val="24"/>
        </w:rPr>
        <w:t>}</w:t>
      </w:r>
      <w:r w:rsidRPr="006218B2">
        <w:rPr>
          <w:rFonts w:ascii="宋体" w:hAnsi="宋体" w:hint="eastAsia"/>
          <w:sz w:val="24"/>
          <w:szCs w:val="24"/>
        </w:rPr>
        <w:t>或者</w:t>
      </w:r>
      <w:r w:rsidRPr="006218B2">
        <w:rPr>
          <w:rFonts w:ascii="宋体" w:hAnsi="宋体"/>
          <w:sz w:val="24"/>
          <w:szCs w:val="24"/>
        </w:rPr>
        <w:t>{“search”</w:t>
      </w:r>
      <w:r w:rsidRPr="006218B2">
        <w:rPr>
          <w:rFonts w:ascii="宋体" w:hAnsi="宋体" w:hint="eastAsia"/>
          <w:sz w:val="24"/>
          <w:szCs w:val="24"/>
        </w:rPr>
        <w:t xml:space="preserve"> ∧</w:t>
      </w:r>
      <w:r w:rsidRPr="006218B2">
        <w:rPr>
          <w:rFonts w:ascii="宋体" w:hAnsi="宋体"/>
          <w:sz w:val="24"/>
          <w:szCs w:val="24"/>
        </w:rPr>
        <w:t>“blockchain”}</w:t>
      </w:r>
      <w:r w:rsidRPr="006218B2">
        <w:rPr>
          <w:rFonts w:ascii="宋体" w:hAnsi="宋体" w:hint="eastAsia"/>
          <w:sz w:val="24"/>
          <w:szCs w:val="24"/>
        </w:rPr>
        <w:t>，通过我们的</w:t>
      </w:r>
      <w:r w:rsidRPr="006218B2">
        <w:rPr>
          <w:rFonts w:ascii="宋体" w:hAnsi="宋体"/>
          <w:sz w:val="24"/>
          <w:szCs w:val="24"/>
        </w:rPr>
        <w:t>DSE</w:t>
      </w:r>
      <w:r w:rsidRPr="006218B2">
        <w:rPr>
          <w:rFonts w:ascii="宋体" w:hAnsi="宋体" w:hint="eastAsia"/>
          <w:sz w:val="24"/>
          <w:szCs w:val="24"/>
        </w:rPr>
        <w:t>模型，我们消除了这种歧义，我们根据词</w:t>
      </w:r>
      <w:r w:rsidRPr="006218B2">
        <w:rPr>
          <w:rFonts w:ascii="宋体" w:hAnsi="宋体"/>
          <w:sz w:val="24"/>
          <w:szCs w:val="24"/>
        </w:rPr>
        <w:t>权重</w:t>
      </w:r>
      <w:r w:rsidRPr="006218B2">
        <w:rPr>
          <w:rFonts w:ascii="宋体" w:hAnsi="宋体" w:hint="eastAsia"/>
          <w:sz w:val="24"/>
          <w:szCs w:val="24"/>
        </w:rPr>
        <w:t>的值对搜索语句中输入的关键字组合进行排序，将权值较大的关键字排在前面，防止了对</w:t>
      </w:r>
      <w:r w:rsidRPr="006218B2">
        <w:rPr>
          <w:rFonts w:ascii="宋体" w:hAnsi="宋体"/>
          <w:sz w:val="24"/>
          <w:szCs w:val="24"/>
        </w:rPr>
        <w:t>关键词组合进行递归插入操作。</w:t>
      </w:r>
    </w:p>
    <w:p w14:paraId="6BF64BB4" w14:textId="6323E961" w:rsidR="006218B2" w:rsidRDefault="006218B2" w:rsidP="00D555D3">
      <w:pPr>
        <w:spacing w:line="400" w:lineRule="exact"/>
        <w:ind w:firstLineChars="200" w:firstLine="480"/>
        <w:rPr>
          <w:rFonts w:ascii="宋体" w:hAnsi="宋体"/>
          <w:sz w:val="24"/>
          <w:szCs w:val="24"/>
        </w:rPr>
      </w:pPr>
      <w:r w:rsidRPr="006218B2">
        <w:rPr>
          <w:rFonts w:ascii="宋体" w:hAnsi="宋体"/>
          <w:sz w:val="24"/>
          <w:szCs w:val="24"/>
        </w:rPr>
        <w:t>MST</w:t>
      </w:r>
      <w:r w:rsidRPr="006218B2">
        <w:rPr>
          <w:rFonts w:ascii="宋体" w:hAnsi="宋体" w:hint="eastAsia"/>
          <w:sz w:val="24"/>
          <w:szCs w:val="24"/>
        </w:rPr>
        <w:t>对关键字</w:t>
      </w:r>
      <w:r w:rsidRPr="006218B2">
        <w:rPr>
          <w:rFonts w:ascii="宋体" w:hAnsi="宋体"/>
          <w:sz w:val="24"/>
          <w:szCs w:val="24"/>
        </w:rPr>
        <w:t>的存储利用了</w:t>
      </w:r>
      <w:r w:rsidRPr="006218B2">
        <w:rPr>
          <w:rFonts w:ascii="宋体" w:hAnsi="宋体" w:hint="eastAsia"/>
          <w:sz w:val="24"/>
          <w:szCs w:val="24"/>
        </w:rPr>
        <w:t>字典树(</w:t>
      </w:r>
      <w:proofErr w:type="spellStart"/>
      <w:r w:rsidRPr="006218B2">
        <w:rPr>
          <w:rFonts w:ascii="宋体" w:hAnsi="宋体"/>
          <w:sz w:val="24"/>
          <w:szCs w:val="24"/>
        </w:rPr>
        <w:t>trie</w:t>
      </w:r>
      <w:proofErr w:type="spellEnd"/>
      <w:r w:rsidRPr="006218B2">
        <w:rPr>
          <w:rFonts w:ascii="宋体" w:hAnsi="宋体" w:hint="eastAsia"/>
          <w:sz w:val="24"/>
          <w:szCs w:val="24"/>
        </w:rPr>
        <w:t>)</w:t>
      </w:r>
      <w:r w:rsidRPr="006218B2">
        <w:rPr>
          <w:rFonts w:ascii="宋体" w:hAnsi="宋体"/>
          <w:sz w:val="24"/>
          <w:szCs w:val="24"/>
        </w:rPr>
        <w:t>中的共同前缀思想，</w:t>
      </w:r>
      <w:r w:rsidRPr="006218B2">
        <w:rPr>
          <w:rFonts w:ascii="宋体" w:hAnsi="宋体" w:hint="eastAsia"/>
          <w:sz w:val="24"/>
          <w:szCs w:val="24"/>
        </w:rPr>
        <w:t>在对关键字</w:t>
      </w:r>
      <w:r w:rsidRPr="006218B2">
        <w:rPr>
          <w:rFonts w:ascii="宋体" w:hAnsi="宋体"/>
          <w:sz w:val="24"/>
          <w:szCs w:val="24"/>
        </w:rPr>
        <w:t>列表进行插入</w:t>
      </w:r>
      <w:r w:rsidRPr="006218B2">
        <w:rPr>
          <w:rFonts w:ascii="宋体" w:hAnsi="宋体" w:hint="eastAsia"/>
          <w:sz w:val="24"/>
          <w:szCs w:val="24"/>
        </w:rPr>
        <w:t>时</w:t>
      </w:r>
      <w:r w:rsidRPr="006218B2">
        <w:rPr>
          <w:rFonts w:ascii="宋体" w:hAnsi="宋体"/>
          <w:sz w:val="24"/>
          <w:szCs w:val="24"/>
        </w:rPr>
        <w:t>，将具有相同前缀关键字</w:t>
      </w:r>
      <w:r w:rsidRPr="006218B2">
        <w:rPr>
          <w:rFonts w:ascii="宋体" w:hAnsi="宋体" w:hint="eastAsia"/>
          <w:sz w:val="24"/>
          <w:szCs w:val="24"/>
        </w:rPr>
        <w:t>组合</w:t>
      </w:r>
      <w:r w:rsidRPr="006218B2">
        <w:rPr>
          <w:rFonts w:ascii="宋体" w:hAnsi="宋体"/>
          <w:sz w:val="24"/>
          <w:szCs w:val="24"/>
        </w:rPr>
        <w:t>的</w:t>
      </w:r>
      <w:r w:rsidRPr="006218B2">
        <w:rPr>
          <w:rFonts w:ascii="宋体" w:hAnsi="宋体" w:hint="eastAsia"/>
          <w:sz w:val="24"/>
          <w:szCs w:val="24"/>
        </w:rPr>
        <w:t>数据保存到</w:t>
      </w:r>
      <w:r w:rsidRPr="006218B2">
        <w:rPr>
          <w:rFonts w:ascii="宋体" w:hAnsi="宋体"/>
          <w:sz w:val="24"/>
          <w:szCs w:val="24"/>
        </w:rPr>
        <w:t>同一路径下，</w:t>
      </w:r>
      <w:r w:rsidRPr="006218B2">
        <w:rPr>
          <w:rFonts w:ascii="宋体" w:hAnsi="宋体" w:hint="eastAsia"/>
          <w:sz w:val="24"/>
          <w:szCs w:val="24"/>
        </w:rPr>
        <w:t>并</w:t>
      </w:r>
      <w:r w:rsidRPr="006218B2">
        <w:rPr>
          <w:rFonts w:ascii="宋体" w:hAnsi="宋体"/>
          <w:sz w:val="24"/>
          <w:szCs w:val="24"/>
        </w:rPr>
        <w:t xml:space="preserve">结合Patricia </w:t>
      </w:r>
      <w:proofErr w:type="spellStart"/>
      <w:r w:rsidRPr="006218B2">
        <w:rPr>
          <w:rFonts w:ascii="宋体" w:hAnsi="宋体"/>
          <w:sz w:val="24"/>
          <w:szCs w:val="24"/>
        </w:rPr>
        <w:t>Trie</w:t>
      </w:r>
      <w:proofErr w:type="spellEnd"/>
      <w:r w:rsidRPr="006218B2">
        <w:rPr>
          <w:rFonts w:ascii="宋体" w:hAnsi="宋体"/>
          <w:sz w:val="24"/>
          <w:szCs w:val="24"/>
        </w:rPr>
        <w:t>[</w:t>
      </w:r>
      <w:r w:rsidR="00D555D3">
        <w:rPr>
          <w:rFonts w:ascii="宋体" w:hAnsi="宋体"/>
          <w:sz w:val="24"/>
          <w:szCs w:val="24"/>
        </w:rPr>
        <w:t>23</w:t>
      </w:r>
      <w:r w:rsidRPr="006218B2">
        <w:rPr>
          <w:rFonts w:ascii="宋体" w:hAnsi="宋体"/>
          <w:sz w:val="24"/>
          <w:szCs w:val="24"/>
        </w:rPr>
        <w:t>]</w:t>
      </w:r>
      <w:r w:rsidRPr="006218B2">
        <w:rPr>
          <w:rFonts w:ascii="宋体" w:hAnsi="宋体" w:hint="eastAsia"/>
          <w:sz w:val="24"/>
          <w:szCs w:val="24"/>
        </w:rPr>
        <w:t>的</w:t>
      </w:r>
      <w:r w:rsidRPr="006218B2">
        <w:rPr>
          <w:rFonts w:ascii="宋体" w:hAnsi="宋体"/>
          <w:sz w:val="24"/>
          <w:szCs w:val="24"/>
        </w:rPr>
        <w:t>思想，将只有</w:t>
      </w:r>
      <w:proofErr w:type="gramStart"/>
      <w:r w:rsidRPr="006218B2">
        <w:rPr>
          <w:rFonts w:ascii="宋体" w:hAnsi="宋体"/>
          <w:sz w:val="24"/>
          <w:szCs w:val="24"/>
        </w:rPr>
        <w:t>一</w:t>
      </w:r>
      <w:proofErr w:type="gramEnd"/>
      <w:r w:rsidRPr="006218B2">
        <w:rPr>
          <w:rFonts w:ascii="宋体" w:hAnsi="宋体"/>
          <w:sz w:val="24"/>
          <w:szCs w:val="24"/>
        </w:rPr>
        <w:t>个子节点的路径进行压缩，充分</w:t>
      </w:r>
      <w:r w:rsidRPr="006218B2">
        <w:rPr>
          <w:rFonts w:ascii="宋体" w:hAnsi="宋体" w:hint="eastAsia"/>
          <w:sz w:val="24"/>
          <w:szCs w:val="24"/>
        </w:rPr>
        <w:t>释放了</w:t>
      </w:r>
      <w:r w:rsidRPr="006218B2">
        <w:rPr>
          <w:rFonts w:ascii="宋体" w:hAnsi="宋体"/>
          <w:sz w:val="24"/>
          <w:szCs w:val="24"/>
        </w:rPr>
        <w:t>存储空间</w:t>
      </w:r>
      <w:r w:rsidRPr="006218B2">
        <w:rPr>
          <w:rFonts w:ascii="宋体" w:hAnsi="宋体" w:hint="eastAsia"/>
          <w:sz w:val="24"/>
          <w:szCs w:val="24"/>
        </w:rPr>
        <w:t>，MST的具体结构</w:t>
      </w:r>
      <w:r w:rsidRPr="006218B2">
        <w:rPr>
          <w:rFonts w:ascii="宋体" w:hAnsi="宋体"/>
          <w:sz w:val="24"/>
          <w:szCs w:val="24"/>
        </w:rPr>
        <w:t>如图</w:t>
      </w:r>
      <w:r w:rsidR="00F1725B">
        <w:rPr>
          <w:rFonts w:ascii="宋体" w:hAnsi="宋体" w:hint="eastAsia"/>
          <w:sz w:val="24"/>
          <w:szCs w:val="24"/>
        </w:rPr>
        <w:t>9</w:t>
      </w:r>
      <w:r w:rsidRPr="006218B2">
        <w:rPr>
          <w:rFonts w:ascii="宋体" w:hAnsi="宋体"/>
          <w:sz w:val="24"/>
          <w:szCs w:val="24"/>
        </w:rPr>
        <w:t>所示。</w:t>
      </w:r>
    </w:p>
    <w:p w14:paraId="3766F15E" w14:textId="77777777" w:rsidR="00F1725B" w:rsidRPr="00017828" w:rsidRDefault="00F1725B" w:rsidP="00F1725B">
      <w:pPr>
        <w:ind w:firstLineChars="200" w:firstLine="420"/>
        <w:jc w:val="right"/>
      </w:pPr>
      <w:r>
        <w:object w:dxaOrig="16125" w:dyaOrig="9526" w14:anchorId="48BDE0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45pt" o:ole="">
            <v:imagedata r:id="rId21" o:title=""/>
          </v:shape>
          <o:OLEObject Type="Embed" ProgID="Visio.Drawing.15" ShapeID="_x0000_i1025" DrawAspect="Content" ObjectID="_1676742404" r:id="rId22"/>
        </w:object>
      </w:r>
    </w:p>
    <w:p w14:paraId="03468083" w14:textId="3A4426E4" w:rsidR="00F1725B" w:rsidRPr="00017828" w:rsidRDefault="00F1725B" w:rsidP="00F1725B">
      <w:pPr>
        <w:jc w:val="center"/>
      </w:pPr>
      <w:r w:rsidRPr="00017828">
        <w:rPr>
          <w:rFonts w:hint="eastAsia"/>
        </w:rPr>
        <w:t>图</w:t>
      </w:r>
      <w:r>
        <w:rPr>
          <w:rFonts w:hint="eastAsia"/>
        </w:rPr>
        <w:t>9</w:t>
      </w:r>
      <w:r>
        <w:t xml:space="preserve"> MST</w:t>
      </w:r>
      <w:r>
        <w:rPr>
          <w:rFonts w:hint="eastAsia"/>
        </w:rPr>
        <w:t>结构</w:t>
      </w:r>
    </w:p>
    <w:p w14:paraId="62C326E8" w14:textId="77777777" w:rsidR="006218B2" w:rsidRPr="006218B2" w:rsidRDefault="006218B2" w:rsidP="00F1725B">
      <w:pPr>
        <w:spacing w:line="400" w:lineRule="exact"/>
        <w:ind w:firstLineChars="200" w:firstLine="480"/>
        <w:rPr>
          <w:rFonts w:ascii="宋体" w:hAnsi="宋体"/>
          <w:sz w:val="24"/>
          <w:szCs w:val="24"/>
        </w:rPr>
      </w:pPr>
      <w:r w:rsidRPr="006218B2">
        <w:rPr>
          <w:rFonts w:ascii="宋体" w:hAnsi="宋体" w:hint="eastAsia"/>
          <w:sz w:val="24"/>
          <w:szCs w:val="24"/>
        </w:rPr>
        <w:lastRenderedPageBreak/>
        <w:t>类似于</w:t>
      </w:r>
      <w:proofErr w:type="spellStart"/>
      <w:r w:rsidRPr="006218B2">
        <w:rPr>
          <w:rFonts w:ascii="宋体" w:hAnsi="宋体" w:hint="eastAsia"/>
          <w:sz w:val="24"/>
          <w:szCs w:val="24"/>
        </w:rPr>
        <w:t>merkle</w:t>
      </w:r>
      <w:proofErr w:type="spellEnd"/>
      <w:r w:rsidRPr="006218B2">
        <w:rPr>
          <w:rFonts w:ascii="宋体" w:hAnsi="宋体" w:hint="eastAsia"/>
          <w:sz w:val="24"/>
          <w:szCs w:val="24"/>
        </w:rPr>
        <w:t xml:space="preserve"> tree，MST的</w:t>
      </w:r>
      <w:r w:rsidRPr="006218B2">
        <w:rPr>
          <w:rFonts w:ascii="宋体" w:hAnsi="宋体"/>
          <w:sz w:val="24"/>
          <w:szCs w:val="24"/>
        </w:rPr>
        <w:t>每个节点都有一个</w:t>
      </w:r>
      <w:r w:rsidRPr="006218B2">
        <w:rPr>
          <w:rFonts w:ascii="宋体" w:hAnsi="宋体" w:hint="eastAsia"/>
          <w:sz w:val="24"/>
          <w:szCs w:val="24"/>
        </w:rPr>
        <w:t>hash value，对于</w:t>
      </w:r>
      <w:r w:rsidRPr="006218B2">
        <w:rPr>
          <w:rFonts w:ascii="宋体" w:hAnsi="宋体"/>
          <w:sz w:val="24"/>
          <w:szCs w:val="24"/>
        </w:rPr>
        <w:t>叶子</w:t>
      </w:r>
      <w:r w:rsidRPr="006218B2">
        <w:rPr>
          <w:rFonts w:ascii="宋体" w:hAnsi="宋体" w:hint="eastAsia"/>
          <w:sz w:val="24"/>
          <w:szCs w:val="24"/>
        </w:rPr>
        <w:t>节点来说</w:t>
      </w:r>
      <w:r w:rsidRPr="006218B2">
        <w:rPr>
          <w:rFonts w:ascii="宋体" w:hAnsi="宋体"/>
          <w:sz w:val="24"/>
          <w:szCs w:val="24"/>
        </w:rPr>
        <w:t>，这个哈希值是对叶子节点中存储的关键</w:t>
      </w:r>
      <w:r w:rsidRPr="006218B2">
        <w:rPr>
          <w:rFonts w:ascii="宋体" w:hAnsi="宋体" w:hint="eastAsia"/>
          <w:sz w:val="24"/>
          <w:szCs w:val="24"/>
        </w:rPr>
        <w:t>字</w:t>
      </w:r>
      <w:r w:rsidRPr="006218B2">
        <w:rPr>
          <w:rFonts w:ascii="宋体" w:hAnsi="宋体"/>
          <w:sz w:val="24"/>
          <w:szCs w:val="24"/>
        </w:rPr>
        <w:t>以及区块指针进行的一次散列运算</w:t>
      </w:r>
      <w:r w:rsidRPr="006218B2">
        <w:rPr>
          <w:rFonts w:ascii="宋体" w:hAnsi="宋体" w:hint="eastAsia"/>
          <w:sz w:val="24"/>
          <w:szCs w:val="24"/>
        </w:rPr>
        <w:t>，</w:t>
      </w:r>
      <w:r w:rsidRPr="006218B2">
        <w:rPr>
          <w:rFonts w:ascii="宋体" w:hAnsi="宋体"/>
          <w:sz w:val="24"/>
          <w:szCs w:val="24"/>
        </w:rPr>
        <w:t>运算的</w:t>
      </w:r>
      <w:r w:rsidRPr="006218B2">
        <w:rPr>
          <w:rFonts w:ascii="宋体" w:hAnsi="宋体" w:hint="eastAsia"/>
          <w:sz w:val="24"/>
          <w:szCs w:val="24"/>
        </w:rPr>
        <w:t>公式</w:t>
      </w:r>
      <w:r w:rsidRPr="006218B2">
        <w:rPr>
          <w:rFonts w:ascii="宋体" w:hAnsi="宋体"/>
          <w:sz w:val="24"/>
          <w:szCs w:val="24"/>
        </w:rPr>
        <w:t>为：</w:t>
      </w:r>
    </w:p>
    <w:p w14:paraId="73B88F7C" w14:textId="73593C7A" w:rsidR="006218B2" w:rsidRPr="006218B2" w:rsidRDefault="000E7747" w:rsidP="00D555D3">
      <w:pPr>
        <w:spacing w:line="400" w:lineRule="exact"/>
        <w:ind w:firstLineChars="200" w:firstLine="480"/>
        <w:rPr>
          <w:rFonts w:ascii="宋体" w:hAnsi="宋体"/>
          <w:sz w:val="24"/>
          <w:szCs w:val="24"/>
        </w:rPr>
      </w:pPr>
      <m:oMathPara>
        <m:oMath>
          <m:sSub>
            <m:sSubPr>
              <m:ctrlPr>
                <w:rPr>
                  <w:rFonts w:ascii="Cambria Math" w:hAnsi="Cambria Math"/>
                  <w:i/>
                  <w:iCs/>
                  <w:sz w:val="24"/>
                  <w:szCs w:val="24"/>
                </w:rPr>
              </m:ctrlPr>
            </m:sSubPr>
            <m:e>
              <m:r>
                <w:rPr>
                  <w:rFonts w:ascii="Cambria Math" w:hAnsi="Cambria Math"/>
                  <w:sz w:val="24"/>
                  <w:szCs w:val="24"/>
                </w:rPr>
                <m:t>hash</m:t>
              </m:r>
            </m:e>
            <m:sub>
              <m:r>
                <w:rPr>
                  <w:rFonts w:ascii="Cambria Math" w:hAnsi="Cambria Math"/>
                  <w:sz w:val="24"/>
                  <w:szCs w:val="24"/>
                </w:rPr>
                <m:t>leaf</m:t>
              </m:r>
            </m:sub>
          </m:sSub>
          <m:r>
            <w:rPr>
              <w:rFonts w:ascii="Cambria Math" w:hAnsi="Cambria Math"/>
              <w:sz w:val="24"/>
              <w:szCs w:val="24"/>
            </w:rPr>
            <m:t>= hash(key|blocknumber)</m:t>
          </m:r>
        </m:oMath>
      </m:oMathPara>
    </w:p>
    <w:p w14:paraId="0A6575E5"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sz w:val="24"/>
          <w:szCs w:val="24"/>
        </w:rPr>
        <w:t>对于分支节点来说，这个哈希值是对关键</w:t>
      </w:r>
      <w:r w:rsidRPr="006218B2">
        <w:rPr>
          <w:rFonts w:ascii="宋体" w:hAnsi="宋体" w:hint="eastAsia"/>
          <w:sz w:val="24"/>
          <w:szCs w:val="24"/>
        </w:rPr>
        <w:t>字</w:t>
      </w:r>
      <w:r w:rsidRPr="006218B2">
        <w:rPr>
          <w:rFonts w:ascii="宋体" w:hAnsi="宋体"/>
          <w:sz w:val="24"/>
          <w:szCs w:val="24"/>
        </w:rPr>
        <w:t>及其孩子节点的哈希值进行的一次散列运算，运算的公式为：</w:t>
      </w:r>
    </w:p>
    <w:p w14:paraId="4448D92A" w14:textId="42F2F1D5" w:rsidR="00D555D3" w:rsidRPr="00761D75" w:rsidRDefault="000E7747" w:rsidP="00761D75">
      <w:pPr>
        <w:spacing w:line="400" w:lineRule="exact"/>
        <w:ind w:firstLineChars="200" w:firstLine="480"/>
        <w:rPr>
          <w:rFonts w:ascii="宋体" w:hAnsi="宋体"/>
          <w:sz w:val="24"/>
          <w:szCs w:val="24"/>
        </w:rPr>
      </w:pPr>
      <m:oMathPara>
        <m:oMath>
          <m:sSub>
            <m:sSubPr>
              <m:ctrlPr>
                <w:rPr>
                  <w:rFonts w:ascii="Cambria Math" w:hAnsi="Cambria Math"/>
                  <w:i/>
                  <w:iCs/>
                  <w:sz w:val="24"/>
                  <w:szCs w:val="24"/>
                </w:rPr>
              </m:ctrlPr>
            </m:sSubPr>
            <m:e>
              <m:r>
                <w:rPr>
                  <w:rFonts w:ascii="Cambria Math" w:hAnsi="Cambria Math"/>
                  <w:sz w:val="24"/>
                  <w:szCs w:val="24"/>
                </w:rPr>
                <m:t>hash</m:t>
              </m:r>
            </m:e>
            <m:sub>
              <m:r>
                <w:rPr>
                  <w:rFonts w:ascii="Cambria Math" w:hAnsi="Cambria Math"/>
                  <w:sz w:val="24"/>
                  <w:szCs w:val="24"/>
                </w:rPr>
                <m:t>branch</m:t>
              </m:r>
            </m:sub>
          </m:sSub>
          <m:r>
            <w:rPr>
              <w:rFonts w:ascii="Cambria Math" w:hAnsi="Cambria Math" w:hint="eastAsia"/>
              <w:sz w:val="24"/>
              <w:szCs w:val="24"/>
            </w:rPr>
            <m:t xml:space="preserve"> </m:t>
          </m:r>
          <m:r>
            <w:rPr>
              <w:rFonts w:ascii="Cambria Math" w:hAnsi="Cambria Math"/>
              <w:sz w:val="24"/>
              <w:szCs w:val="24"/>
            </w:rPr>
            <m:t>= hash(key|childhash)</m:t>
          </m:r>
        </m:oMath>
      </m:oMathPara>
    </w:p>
    <w:p w14:paraId="53862FA7"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sz w:val="24"/>
          <w:szCs w:val="24"/>
        </w:rPr>
        <w:t>对于</w:t>
      </w:r>
      <w:r w:rsidRPr="006218B2">
        <w:rPr>
          <w:rFonts w:ascii="宋体" w:hAnsi="宋体" w:hint="eastAsia"/>
          <w:sz w:val="24"/>
          <w:szCs w:val="24"/>
        </w:rPr>
        <w:t>扩展</w:t>
      </w:r>
      <w:r w:rsidRPr="006218B2">
        <w:rPr>
          <w:rFonts w:ascii="宋体" w:hAnsi="宋体"/>
          <w:sz w:val="24"/>
          <w:szCs w:val="24"/>
        </w:rPr>
        <w:t>节点来说，这个哈希值是对关键</w:t>
      </w:r>
      <w:r w:rsidRPr="006218B2">
        <w:rPr>
          <w:rFonts w:ascii="宋体" w:hAnsi="宋体" w:hint="eastAsia"/>
          <w:sz w:val="24"/>
          <w:szCs w:val="24"/>
        </w:rPr>
        <w:t>字、区块指针以及</w:t>
      </w:r>
      <w:r w:rsidRPr="006218B2">
        <w:rPr>
          <w:rFonts w:ascii="宋体" w:hAnsi="宋体"/>
          <w:sz w:val="24"/>
          <w:szCs w:val="24"/>
        </w:rPr>
        <w:t>孩子节点的哈希值进行的一次散列运算，运算的公式为：</w:t>
      </w:r>
    </w:p>
    <w:p w14:paraId="6197D96E" w14:textId="7D3453CA" w:rsidR="008C3533" w:rsidRPr="00761D75" w:rsidRDefault="000E7747" w:rsidP="00761D75">
      <w:pPr>
        <w:spacing w:line="400" w:lineRule="exact"/>
        <w:ind w:firstLineChars="200" w:firstLine="480"/>
        <w:rPr>
          <w:rFonts w:ascii="宋体" w:hAnsi="宋体"/>
          <w:sz w:val="24"/>
          <w:szCs w:val="24"/>
        </w:rPr>
      </w:pPr>
      <m:oMathPara>
        <m:oMath>
          <m:sSub>
            <m:sSubPr>
              <m:ctrlPr>
                <w:rPr>
                  <w:rFonts w:ascii="Cambria Math" w:hAnsi="Cambria Math"/>
                  <w:i/>
                  <w:iCs/>
                  <w:sz w:val="24"/>
                  <w:szCs w:val="24"/>
                </w:rPr>
              </m:ctrlPr>
            </m:sSubPr>
            <m:e>
              <m:r>
                <w:rPr>
                  <w:rFonts w:ascii="Cambria Math" w:hAnsi="Cambria Math"/>
                  <w:sz w:val="24"/>
                  <w:szCs w:val="24"/>
                </w:rPr>
                <m:t>hash</m:t>
              </m:r>
            </m:e>
            <m:sub>
              <m:r>
                <w:rPr>
                  <w:rFonts w:ascii="Cambria Math" w:hAnsi="Cambria Math" w:hint="eastAsia"/>
                  <w:sz w:val="24"/>
                  <w:szCs w:val="24"/>
                </w:rPr>
                <m:t>extend</m:t>
              </m:r>
            </m:sub>
          </m:sSub>
          <m:r>
            <w:rPr>
              <w:rFonts w:ascii="Cambria Math" w:hAnsi="Cambria Math" w:hint="eastAsia"/>
              <w:sz w:val="24"/>
              <w:szCs w:val="24"/>
            </w:rPr>
            <m:t xml:space="preserve"> </m:t>
          </m:r>
          <m:r>
            <w:rPr>
              <w:rFonts w:ascii="Cambria Math" w:hAnsi="Cambria Math"/>
              <w:sz w:val="24"/>
              <w:szCs w:val="24"/>
            </w:rPr>
            <m:t>= hash(key|</m:t>
          </m:r>
          <m:r>
            <w:rPr>
              <w:rFonts w:ascii="Cambria Math" w:hAnsi="Cambria Math" w:hint="eastAsia"/>
              <w:sz w:val="24"/>
              <w:szCs w:val="24"/>
            </w:rPr>
            <m:t>blocknumber|</m:t>
          </m:r>
          <m:r>
            <w:rPr>
              <w:rFonts w:ascii="Cambria Math" w:hAnsi="Cambria Math"/>
              <w:sz w:val="24"/>
              <w:szCs w:val="24"/>
            </w:rPr>
            <m:t>childhash)</m:t>
          </m:r>
        </m:oMath>
      </m:oMathPara>
    </w:p>
    <w:p w14:paraId="4DBA8DB1"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hint="eastAsia"/>
          <w:sz w:val="24"/>
          <w:szCs w:val="24"/>
        </w:rPr>
        <w:t>对于</w:t>
      </w:r>
      <w:r w:rsidRPr="006218B2">
        <w:rPr>
          <w:rFonts w:ascii="宋体" w:hAnsi="宋体"/>
          <w:sz w:val="24"/>
          <w:szCs w:val="24"/>
        </w:rPr>
        <w:t>节点之间的关系，父节点通过子节点的哈希</w:t>
      </w:r>
      <w:proofErr w:type="gramStart"/>
      <w:r w:rsidRPr="006218B2">
        <w:rPr>
          <w:rFonts w:ascii="宋体" w:hAnsi="宋体" w:hint="eastAsia"/>
          <w:sz w:val="24"/>
          <w:szCs w:val="24"/>
        </w:rPr>
        <w:t>值</w:t>
      </w:r>
      <w:r w:rsidRPr="006218B2">
        <w:rPr>
          <w:rFonts w:ascii="宋体" w:hAnsi="宋体"/>
          <w:sz w:val="24"/>
          <w:szCs w:val="24"/>
        </w:rPr>
        <w:t>找到</w:t>
      </w:r>
      <w:proofErr w:type="gramEnd"/>
      <w:r w:rsidRPr="006218B2">
        <w:rPr>
          <w:rFonts w:ascii="宋体" w:hAnsi="宋体"/>
          <w:sz w:val="24"/>
          <w:szCs w:val="24"/>
        </w:rPr>
        <w:t>对应的子节点</w:t>
      </w:r>
      <w:r w:rsidRPr="006218B2">
        <w:rPr>
          <w:rFonts w:ascii="宋体" w:hAnsi="宋体" w:hint="eastAsia"/>
          <w:sz w:val="24"/>
          <w:szCs w:val="24"/>
        </w:rPr>
        <w:t>，root节点</w:t>
      </w:r>
      <w:r w:rsidRPr="006218B2">
        <w:rPr>
          <w:rFonts w:ascii="宋体" w:hAnsi="宋体"/>
          <w:sz w:val="24"/>
          <w:szCs w:val="24"/>
        </w:rPr>
        <w:t>保存</w:t>
      </w:r>
      <w:r w:rsidRPr="006218B2">
        <w:rPr>
          <w:rFonts w:ascii="宋体" w:hAnsi="宋体" w:hint="eastAsia"/>
          <w:sz w:val="24"/>
          <w:szCs w:val="24"/>
        </w:rPr>
        <w:t>的</w:t>
      </w:r>
      <w:r w:rsidRPr="006218B2">
        <w:rPr>
          <w:rFonts w:ascii="宋体" w:hAnsi="宋体"/>
          <w:sz w:val="24"/>
          <w:szCs w:val="24"/>
        </w:rPr>
        <w:t>根哈希值作为</w:t>
      </w:r>
      <w:proofErr w:type="spellStart"/>
      <w:r w:rsidRPr="006218B2">
        <w:rPr>
          <w:rFonts w:ascii="宋体" w:hAnsi="宋体" w:hint="eastAsia"/>
          <w:sz w:val="24"/>
          <w:szCs w:val="24"/>
        </w:rPr>
        <w:t>MST</w:t>
      </w:r>
      <w:r w:rsidRPr="006218B2">
        <w:rPr>
          <w:rFonts w:ascii="宋体" w:hAnsi="宋体"/>
          <w:sz w:val="24"/>
          <w:szCs w:val="24"/>
        </w:rPr>
        <w:t>rootHash</w:t>
      </w:r>
      <w:proofErr w:type="spellEnd"/>
      <w:r w:rsidRPr="006218B2">
        <w:rPr>
          <w:rFonts w:ascii="宋体" w:hAnsi="宋体" w:hint="eastAsia"/>
          <w:sz w:val="24"/>
          <w:szCs w:val="24"/>
        </w:rPr>
        <w:t>字段</w:t>
      </w:r>
      <w:r w:rsidRPr="006218B2">
        <w:rPr>
          <w:rFonts w:ascii="宋体" w:hAnsi="宋体"/>
          <w:sz w:val="24"/>
          <w:szCs w:val="24"/>
        </w:rPr>
        <w:t>存储在区块的头部。</w:t>
      </w:r>
    </w:p>
    <w:p w14:paraId="08DA92B3"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hint="eastAsia"/>
          <w:sz w:val="24"/>
          <w:szCs w:val="24"/>
        </w:rPr>
        <w:t>为了节省</w:t>
      </w:r>
      <w:r w:rsidRPr="006218B2">
        <w:rPr>
          <w:rFonts w:ascii="宋体" w:hAnsi="宋体"/>
          <w:sz w:val="24"/>
          <w:szCs w:val="24"/>
        </w:rPr>
        <w:t>存储空间，我们不在区块中存储</w:t>
      </w:r>
      <w:r w:rsidRPr="006218B2">
        <w:rPr>
          <w:rFonts w:ascii="宋体" w:hAnsi="宋体" w:hint="eastAsia"/>
          <w:sz w:val="24"/>
          <w:szCs w:val="24"/>
        </w:rPr>
        <w:t>与</w:t>
      </w:r>
      <w:r w:rsidRPr="006218B2">
        <w:rPr>
          <w:rFonts w:ascii="宋体" w:hAnsi="宋体"/>
          <w:sz w:val="24"/>
          <w:szCs w:val="24"/>
        </w:rPr>
        <w:t>倒排</w:t>
      </w:r>
      <w:r w:rsidRPr="006218B2">
        <w:rPr>
          <w:rFonts w:ascii="宋体" w:hAnsi="宋体" w:hint="eastAsia"/>
          <w:sz w:val="24"/>
          <w:szCs w:val="24"/>
        </w:rPr>
        <w:t>索引</w:t>
      </w:r>
      <w:r w:rsidRPr="006218B2">
        <w:rPr>
          <w:rFonts w:ascii="宋体" w:hAnsi="宋体"/>
          <w:sz w:val="24"/>
          <w:szCs w:val="24"/>
        </w:rPr>
        <w:t>相关的信息，因为</w:t>
      </w:r>
      <w:r w:rsidRPr="006218B2">
        <w:rPr>
          <w:rFonts w:ascii="宋体" w:hAnsi="宋体" w:hint="eastAsia"/>
          <w:sz w:val="24"/>
          <w:szCs w:val="24"/>
        </w:rPr>
        <w:t>MST中</w:t>
      </w:r>
      <w:r w:rsidRPr="006218B2">
        <w:rPr>
          <w:rFonts w:ascii="宋体" w:hAnsi="宋体"/>
          <w:sz w:val="24"/>
          <w:szCs w:val="24"/>
        </w:rPr>
        <w:t>包含所有的关键词相关信息，如果</w:t>
      </w:r>
      <w:r w:rsidRPr="006218B2">
        <w:rPr>
          <w:rFonts w:ascii="宋体" w:hAnsi="宋体" w:hint="eastAsia"/>
          <w:sz w:val="24"/>
          <w:szCs w:val="24"/>
        </w:rPr>
        <w:t>作为一个新加入的节点</w:t>
      </w:r>
      <w:r w:rsidRPr="006218B2">
        <w:rPr>
          <w:rFonts w:ascii="宋体" w:hAnsi="宋体"/>
          <w:sz w:val="24"/>
          <w:szCs w:val="24"/>
        </w:rPr>
        <w:t>，你想要恢复倒排列表</w:t>
      </w:r>
      <w:r w:rsidRPr="006218B2">
        <w:rPr>
          <w:rFonts w:ascii="宋体" w:hAnsi="宋体" w:hint="eastAsia"/>
          <w:sz w:val="24"/>
          <w:szCs w:val="24"/>
        </w:rPr>
        <w:t>，</w:t>
      </w:r>
      <w:r w:rsidRPr="006218B2">
        <w:rPr>
          <w:rFonts w:ascii="宋体" w:hAnsi="宋体"/>
          <w:sz w:val="24"/>
          <w:szCs w:val="24"/>
        </w:rPr>
        <w:t>可以在</w:t>
      </w:r>
      <w:proofErr w:type="gramStart"/>
      <w:r w:rsidRPr="006218B2">
        <w:rPr>
          <w:rFonts w:ascii="宋体" w:hAnsi="宋体"/>
          <w:sz w:val="24"/>
          <w:szCs w:val="24"/>
        </w:rPr>
        <w:t>本地利用</w:t>
      </w:r>
      <w:proofErr w:type="gramEnd"/>
      <w:r w:rsidRPr="006218B2">
        <w:rPr>
          <w:rFonts w:ascii="宋体" w:hAnsi="宋体" w:hint="eastAsia"/>
          <w:sz w:val="24"/>
          <w:szCs w:val="24"/>
        </w:rPr>
        <w:t>MST进行</w:t>
      </w:r>
      <w:r w:rsidRPr="006218B2">
        <w:rPr>
          <w:rFonts w:ascii="宋体" w:hAnsi="宋体"/>
          <w:sz w:val="24"/>
          <w:szCs w:val="24"/>
        </w:rPr>
        <w:t>恢复，或者连接另一个全节点同步</w:t>
      </w:r>
      <w:r w:rsidRPr="006218B2">
        <w:rPr>
          <w:rFonts w:ascii="宋体" w:hAnsi="宋体" w:hint="eastAsia"/>
          <w:sz w:val="24"/>
          <w:szCs w:val="24"/>
        </w:rPr>
        <w:t>他的</w:t>
      </w:r>
      <w:r w:rsidRPr="006218B2">
        <w:rPr>
          <w:rFonts w:ascii="宋体" w:hAnsi="宋体"/>
          <w:sz w:val="24"/>
          <w:szCs w:val="24"/>
        </w:rPr>
        <w:t>倒排列表</w:t>
      </w:r>
      <w:r w:rsidRPr="006218B2">
        <w:rPr>
          <w:rFonts w:ascii="宋体" w:hAnsi="宋体" w:hint="eastAsia"/>
          <w:sz w:val="24"/>
          <w:szCs w:val="24"/>
        </w:rPr>
        <w:t>，</w:t>
      </w:r>
      <w:r w:rsidRPr="006218B2">
        <w:rPr>
          <w:rFonts w:ascii="宋体" w:hAnsi="宋体"/>
          <w:sz w:val="24"/>
          <w:szCs w:val="24"/>
        </w:rPr>
        <w:t>然后用</w:t>
      </w:r>
      <w:r w:rsidRPr="006218B2">
        <w:rPr>
          <w:rFonts w:ascii="宋体" w:hAnsi="宋体" w:hint="eastAsia"/>
          <w:sz w:val="24"/>
          <w:szCs w:val="24"/>
        </w:rPr>
        <w:t>自己</w:t>
      </w:r>
      <w:r w:rsidRPr="006218B2">
        <w:rPr>
          <w:rFonts w:ascii="宋体" w:hAnsi="宋体"/>
          <w:sz w:val="24"/>
          <w:szCs w:val="24"/>
        </w:rPr>
        <w:t>的</w:t>
      </w:r>
      <w:r w:rsidRPr="006218B2">
        <w:rPr>
          <w:rFonts w:ascii="宋体" w:hAnsi="宋体" w:hint="eastAsia"/>
          <w:sz w:val="24"/>
          <w:szCs w:val="24"/>
        </w:rPr>
        <w:t>MST进行验证</w:t>
      </w:r>
      <w:r w:rsidRPr="006218B2">
        <w:rPr>
          <w:rFonts w:ascii="宋体" w:hAnsi="宋体"/>
          <w:sz w:val="24"/>
          <w:szCs w:val="24"/>
        </w:rPr>
        <w:t>。</w:t>
      </w:r>
    </w:p>
    <w:p w14:paraId="443A96DF" w14:textId="77777777" w:rsidR="006218B2" w:rsidRPr="006218B2" w:rsidRDefault="006218B2" w:rsidP="00D555D3">
      <w:pPr>
        <w:spacing w:line="400" w:lineRule="exact"/>
        <w:ind w:firstLineChars="200" w:firstLine="480"/>
        <w:rPr>
          <w:rFonts w:ascii="宋体" w:hAnsi="宋体"/>
          <w:sz w:val="24"/>
          <w:szCs w:val="24"/>
        </w:rPr>
      </w:pPr>
      <w:r w:rsidRPr="006218B2">
        <w:rPr>
          <w:rFonts w:ascii="宋体" w:hAnsi="宋体" w:hint="eastAsia"/>
          <w:sz w:val="24"/>
          <w:szCs w:val="24"/>
        </w:rPr>
        <w:t>在</w:t>
      </w:r>
      <w:r w:rsidRPr="006218B2">
        <w:rPr>
          <w:rFonts w:ascii="宋体" w:hAnsi="宋体"/>
          <w:sz w:val="24"/>
          <w:szCs w:val="24"/>
        </w:rPr>
        <w:t>算法1</w:t>
      </w:r>
      <w:r w:rsidRPr="006218B2">
        <w:rPr>
          <w:rFonts w:ascii="宋体" w:hAnsi="宋体" w:hint="eastAsia"/>
          <w:sz w:val="24"/>
          <w:szCs w:val="24"/>
        </w:rPr>
        <w:t>中</w:t>
      </w:r>
      <w:r w:rsidRPr="006218B2">
        <w:rPr>
          <w:rFonts w:ascii="宋体" w:hAnsi="宋体"/>
          <w:sz w:val="24"/>
          <w:szCs w:val="24"/>
        </w:rPr>
        <w:t>，</w:t>
      </w:r>
      <w:r w:rsidRPr="006218B2">
        <w:rPr>
          <w:rFonts w:ascii="宋体" w:hAnsi="宋体" w:hint="eastAsia"/>
          <w:sz w:val="24"/>
          <w:szCs w:val="24"/>
        </w:rPr>
        <w:t>我们对</w:t>
      </w:r>
      <w:r w:rsidRPr="006218B2">
        <w:rPr>
          <w:rFonts w:ascii="宋体" w:hAnsi="宋体"/>
          <w:sz w:val="24"/>
          <w:szCs w:val="24"/>
        </w:rPr>
        <w:t>根节点的子节点进行了插入操作，</w:t>
      </w:r>
      <w:r w:rsidRPr="006218B2">
        <w:rPr>
          <w:rFonts w:ascii="宋体" w:hAnsi="宋体" w:hint="eastAsia"/>
          <w:sz w:val="24"/>
          <w:szCs w:val="24"/>
        </w:rPr>
        <w:t>针对</w:t>
      </w:r>
      <w:r w:rsidRPr="006218B2">
        <w:rPr>
          <w:rFonts w:ascii="宋体" w:hAnsi="宋体"/>
          <w:sz w:val="24"/>
          <w:szCs w:val="24"/>
        </w:rPr>
        <w:t>节点的插入操作，</w:t>
      </w:r>
      <w:r w:rsidRPr="006218B2">
        <w:rPr>
          <w:rFonts w:ascii="宋体" w:hAnsi="宋体" w:hint="eastAsia"/>
          <w:sz w:val="24"/>
          <w:szCs w:val="24"/>
        </w:rPr>
        <w:t>我们用</w:t>
      </w:r>
      <w:r w:rsidRPr="006218B2">
        <w:rPr>
          <w:rFonts w:ascii="宋体" w:hAnsi="宋体"/>
          <w:sz w:val="24"/>
          <w:szCs w:val="24"/>
        </w:rPr>
        <w:t>下</w:t>
      </w:r>
      <w:r w:rsidRPr="006218B2">
        <w:rPr>
          <w:rFonts w:ascii="宋体" w:hAnsi="宋体" w:hint="eastAsia"/>
          <w:sz w:val="24"/>
          <w:szCs w:val="24"/>
        </w:rPr>
        <w:t>面</w:t>
      </w:r>
      <w:r w:rsidRPr="006218B2">
        <w:rPr>
          <w:rFonts w:ascii="宋体" w:hAnsi="宋体"/>
          <w:sz w:val="24"/>
          <w:szCs w:val="24"/>
        </w:rPr>
        <w:t>的算法进行描述：</w:t>
      </w:r>
    </w:p>
    <w:p w14:paraId="16BACB8C" w14:textId="77777777" w:rsidR="006218B2" w:rsidRPr="006218B2" w:rsidRDefault="006218B2" w:rsidP="006218B2">
      <w:pPr>
        <w:rPr>
          <w:rFonts w:ascii="Arial" w:hAnsi="Arial" w:cs="Arial"/>
          <w:color w:val="333333"/>
          <w:sz w:val="20"/>
          <w:szCs w:val="20"/>
          <w:shd w:val="clear" w:color="auto" w:fill="FFFFFF"/>
        </w:rPr>
      </w:pPr>
      <w:r w:rsidRPr="006218B2">
        <w:rPr>
          <w:rFonts w:ascii="Arial" w:hAnsi="Arial" w:cs="Arial"/>
          <w:color w:val="333333"/>
          <w:sz w:val="20"/>
          <w:szCs w:val="20"/>
          <w:shd w:val="clear" w:color="auto" w:fill="FFFFFF"/>
        </w:rPr>
        <w:t>Algorithm 2: MST node insert</w:t>
      </w:r>
    </w:p>
    <w:p w14:paraId="171F67DE" w14:textId="77777777" w:rsidR="006218B2" w:rsidRPr="006218B2" w:rsidRDefault="006218B2" w:rsidP="006218B2">
      <w:pPr>
        <w:rPr>
          <w:rFonts w:ascii="Arial" w:hAnsi="Arial" w:cs="Arial"/>
          <w:color w:val="333333"/>
          <w:sz w:val="20"/>
          <w:szCs w:val="20"/>
          <w:shd w:val="clear" w:color="auto" w:fill="FFFFFF"/>
        </w:rPr>
      </w:pPr>
      <w:proofErr w:type="spellStart"/>
      <w:r w:rsidRPr="006218B2">
        <w:rPr>
          <w:rFonts w:ascii="Arial" w:hAnsi="Arial" w:cs="Arial"/>
          <w:color w:val="333333"/>
          <w:sz w:val="20"/>
          <w:szCs w:val="20"/>
          <w:shd w:val="clear" w:color="auto" w:fill="FFFFFF"/>
        </w:rPr>
        <w:t>Input</w:t>
      </w:r>
      <w:r w:rsidRPr="006218B2">
        <w:rPr>
          <w:rFonts w:ascii="Arial" w:hAnsi="Arial" w:cs="Arial" w:hint="eastAsia"/>
          <w:color w:val="333333"/>
          <w:sz w:val="20"/>
          <w:szCs w:val="20"/>
          <w:shd w:val="clear" w:color="auto" w:fill="FFFFFF"/>
        </w:rPr>
        <w:t>:</w:t>
      </w:r>
      <w:r w:rsidRPr="006218B2">
        <w:rPr>
          <w:rFonts w:ascii="Arial" w:hAnsi="Arial" w:cs="Arial"/>
          <w:color w:val="333333"/>
          <w:sz w:val="20"/>
          <w:szCs w:val="20"/>
          <w:shd w:val="clear" w:color="auto" w:fill="FFFFFF"/>
        </w:rPr>
        <w:t>info</w:t>
      </w:r>
      <w:proofErr w:type="spellEnd"/>
      <w:r w:rsidRPr="006218B2">
        <w:rPr>
          <w:rFonts w:ascii="Arial" w:hAnsi="Arial" w:cs="Arial"/>
          <w:color w:val="333333"/>
          <w:sz w:val="20"/>
          <w:szCs w:val="20"/>
          <w:shd w:val="clear" w:color="auto" w:fill="FFFFFF"/>
        </w:rPr>
        <w:t xml:space="preserve"> as </w:t>
      </w:r>
      <w:proofErr w:type="spellStart"/>
      <w:r w:rsidRPr="006218B2">
        <w:rPr>
          <w:rFonts w:ascii="Arial" w:hAnsi="Arial" w:cs="Arial"/>
          <w:color w:val="333333"/>
          <w:sz w:val="20"/>
          <w:szCs w:val="20"/>
          <w:shd w:val="clear" w:color="auto" w:fill="FFFFFF"/>
        </w:rPr>
        <w:t>indexInfo</w:t>
      </w:r>
      <w:proofErr w:type="spellEnd"/>
      <w:r w:rsidRPr="006218B2">
        <w:rPr>
          <w:rFonts w:ascii="Arial" w:hAnsi="Arial" w:cs="Arial"/>
          <w:color w:val="333333"/>
          <w:sz w:val="20"/>
          <w:szCs w:val="20"/>
          <w:shd w:val="clear" w:color="auto" w:fill="FFFFFF"/>
        </w:rPr>
        <w:t xml:space="preserve"> </w:t>
      </w:r>
    </w:p>
    <w:p w14:paraId="2AE0775B" w14:textId="77777777" w:rsidR="006218B2" w:rsidRPr="006218B2" w:rsidRDefault="006218B2" w:rsidP="006218B2">
      <w:pPr>
        <w:rPr>
          <w:rFonts w:ascii="Arial" w:hAnsi="Arial" w:cs="Arial"/>
          <w:color w:val="333333"/>
          <w:sz w:val="20"/>
          <w:szCs w:val="20"/>
          <w:shd w:val="clear" w:color="auto" w:fill="FFFFFF"/>
        </w:rPr>
      </w:pPr>
      <w:proofErr w:type="spellStart"/>
      <w:proofErr w:type="gramStart"/>
      <w:r w:rsidRPr="006218B2">
        <w:rPr>
          <w:rFonts w:ascii="Arial" w:hAnsi="Arial" w:cs="Arial"/>
          <w:color w:val="333333"/>
          <w:sz w:val="20"/>
          <w:szCs w:val="20"/>
          <w:shd w:val="clear" w:color="auto" w:fill="FFFFFF"/>
        </w:rPr>
        <w:t>Output:node</w:t>
      </w:r>
      <w:proofErr w:type="spellEnd"/>
      <w:proofErr w:type="gramEnd"/>
    </w:p>
    <w:p w14:paraId="004FB162" w14:textId="77777777" w:rsidR="006218B2" w:rsidRPr="006218B2" w:rsidRDefault="006218B2" w:rsidP="006218B2">
      <w:pPr>
        <w:numPr>
          <w:ilvl w:val="0"/>
          <w:numId w:val="7"/>
        </w:numPr>
      </w:pPr>
      <w:r w:rsidRPr="006218B2">
        <w:rPr>
          <w:rFonts w:hint="eastAsia"/>
        </w:rPr>
        <w:t xml:space="preserve">ln &lt;- </w:t>
      </w:r>
      <w:proofErr w:type="spellStart"/>
      <w:r w:rsidRPr="006218B2">
        <w:rPr>
          <w:rFonts w:hint="eastAsia"/>
        </w:rPr>
        <w:t>len</w:t>
      </w:r>
      <w:proofErr w:type="spellEnd"/>
      <w:r w:rsidRPr="006218B2">
        <w:rPr>
          <w:rFonts w:hint="eastAsia"/>
        </w:rPr>
        <w:t>(</w:t>
      </w:r>
      <w:proofErr w:type="spellStart"/>
      <w:r w:rsidRPr="006218B2">
        <w:t>node.key</w:t>
      </w:r>
      <w:proofErr w:type="spellEnd"/>
      <w:r w:rsidRPr="006218B2">
        <w:rPr>
          <w:rFonts w:hint="eastAsia"/>
        </w:rPr>
        <w:t>)</w:t>
      </w:r>
    </w:p>
    <w:p w14:paraId="0C54AF7B" w14:textId="77777777" w:rsidR="006218B2" w:rsidRPr="006218B2" w:rsidRDefault="006218B2" w:rsidP="006218B2">
      <w:pPr>
        <w:numPr>
          <w:ilvl w:val="0"/>
          <w:numId w:val="7"/>
        </w:numPr>
      </w:pPr>
      <w:r w:rsidRPr="006218B2">
        <w:t xml:space="preserve">li &lt;- </w:t>
      </w:r>
      <w:proofErr w:type="spellStart"/>
      <w:r w:rsidRPr="006218B2">
        <w:t>len</w:t>
      </w:r>
      <w:proofErr w:type="spellEnd"/>
      <w:r w:rsidRPr="006218B2">
        <w:t>(info)</w:t>
      </w:r>
    </w:p>
    <w:p w14:paraId="27DCC1FA" w14:textId="77777777" w:rsidR="006218B2" w:rsidRPr="006218B2" w:rsidRDefault="006218B2" w:rsidP="006218B2">
      <w:pPr>
        <w:numPr>
          <w:ilvl w:val="0"/>
          <w:numId w:val="7"/>
        </w:numPr>
      </w:pPr>
      <w:r w:rsidRPr="006218B2">
        <w:t xml:space="preserve">    while </w:t>
      </w:r>
      <w:r w:rsidRPr="006218B2">
        <w:rPr>
          <w:rFonts w:ascii="Cambria Math" w:hAnsi="Cambria Math" w:cs="Cambria Math"/>
        </w:rPr>
        <w:t>∃</w:t>
      </w:r>
      <w:proofErr w:type="spellStart"/>
      <w:r w:rsidRPr="006218B2">
        <w:rPr>
          <w:rFonts w:ascii="Cambria Math" w:hAnsi="Cambria Math" w:cs="Cambria Math"/>
        </w:rPr>
        <w:t>i</w:t>
      </w:r>
      <w:proofErr w:type="spellEnd"/>
      <w:r w:rsidRPr="006218B2">
        <w:rPr>
          <w:rFonts w:ascii="Cambria Math" w:hAnsi="Cambria Math" w:cs="Cambria Math"/>
        </w:rPr>
        <w:t xml:space="preserve">: </w:t>
      </w:r>
      <w:proofErr w:type="spellStart"/>
      <w:r w:rsidRPr="006218B2">
        <w:rPr>
          <w:rFonts w:ascii="Cambria Math" w:hAnsi="Cambria Math" w:cs="Cambria Math"/>
        </w:rPr>
        <w:t>i</w:t>
      </w:r>
      <w:proofErr w:type="spellEnd"/>
      <w:r w:rsidRPr="006218B2">
        <w:rPr>
          <w:rFonts w:ascii="宋体" w:eastAsia="宋体" w:hAnsi="宋体" w:cs="Cambria Math" w:hint="eastAsia"/>
        </w:rPr>
        <w:t>≤ln</w:t>
      </w:r>
      <w:r w:rsidRPr="006218B2">
        <w:rPr>
          <w:rFonts w:ascii="宋体" w:eastAsia="宋体" w:hAnsi="宋体" w:cs="Cambria Math"/>
        </w:rPr>
        <w:t xml:space="preserve"> and </w:t>
      </w:r>
      <w:proofErr w:type="spellStart"/>
      <w:r w:rsidRPr="006218B2">
        <w:rPr>
          <w:rFonts w:ascii="宋体" w:eastAsia="宋体" w:hAnsi="宋体" w:cs="Cambria Math" w:hint="eastAsia"/>
        </w:rPr>
        <w:t>i</w:t>
      </w:r>
      <w:proofErr w:type="spellEnd"/>
      <w:r w:rsidRPr="006218B2">
        <w:rPr>
          <w:rFonts w:ascii="宋体" w:eastAsia="宋体" w:hAnsi="宋体" w:cs="Cambria Math" w:hint="eastAsia"/>
        </w:rPr>
        <w:t>≤li</w:t>
      </w:r>
    </w:p>
    <w:p w14:paraId="5B0A4FD4" w14:textId="77777777" w:rsidR="006218B2" w:rsidRPr="006218B2" w:rsidRDefault="006218B2" w:rsidP="006218B2">
      <w:pPr>
        <w:numPr>
          <w:ilvl w:val="0"/>
          <w:numId w:val="7"/>
        </w:numPr>
      </w:pPr>
      <w:r w:rsidRPr="006218B2">
        <w:t xml:space="preserve">       for each </w:t>
      </w:r>
      <m:oMath>
        <m:sSub>
          <m:sSubPr>
            <m:ctrlPr>
              <w:rPr>
                <w:rFonts w:ascii="Cambria Math" w:hAnsi="Cambria Math"/>
              </w:rPr>
            </m:ctrlPr>
          </m:sSubPr>
          <m:e>
            <m:r>
              <w:rPr>
                <w:rFonts w:ascii="Cambria Math" w:hAnsi="Cambria Math"/>
              </w:rPr>
              <m:t>key</m:t>
            </m:r>
          </m:e>
          <m:sub>
            <m:r>
              <w:rPr>
                <w:rFonts w:ascii="Cambria Math" w:hAnsi="Cambria Math"/>
              </w:rPr>
              <m:t>i</m:t>
            </m:r>
          </m:sub>
        </m:sSub>
        <m:r>
          <m:rPr>
            <m:sty m:val="p"/>
          </m:rPr>
          <w:rPr>
            <w:rFonts w:ascii="Cambria Math" w:hAnsi="Cambria Math"/>
          </w:rPr>
          <m:t xml:space="preserve"> </m:t>
        </m:r>
      </m:oMath>
      <w:r w:rsidRPr="006218B2">
        <w:rPr>
          <w:rFonts w:hint="eastAsia"/>
        </w:rPr>
        <w:t>∈</w:t>
      </w:r>
      <w:proofErr w:type="spellStart"/>
      <w:proofErr w:type="gramStart"/>
      <w:r w:rsidRPr="006218B2">
        <w:rPr>
          <w:rFonts w:hint="eastAsia"/>
        </w:rPr>
        <w:t>info.key</w:t>
      </w:r>
      <w:proofErr w:type="spellEnd"/>
      <w:r w:rsidRPr="006218B2">
        <w:rPr>
          <w:rFonts w:hint="eastAsia"/>
        </w:rPr>
        <w:t xml:space="preserve"> </w:t>
      </w:r>
      <w:r w:rsidRPr="006218B2">
        <w:t>,each</w:t>
      </w:r>
      <w:proofErr w:type="gramEnd"/>
      <w:r w:rsidRPr="006218B2">
        <w:t xml:space="preserve">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r w:rsidRPr="006218B2">
        <w:t xml:space="preserve"> </w:t>
      </w:r>
      <w:r w:rsidRPr="006218B2">
        <w:rPr>
          <w:rFonts w:hint="eastAsia"/>
        </w:rPr>
        <w:t>∈</w:t>
      </w:r>
      <w:r w:rsidRPr="006218B2">
        <w:rPr>
          <w:rFonts w:hint="eastAsia"/>
        </w:rPr>
        <w:t xml:space="preserve"> </w:t>
      </w:r>
      <w:proofErr w:type="spellStart"/>
      <w:r w:rsidRPr="006218B2">
        <w:rPr>
          <w:rFonts w:hint="eastAsia"/>
        </w:rPr>
        <w:t>node</w:t>
      </w:r>
      <w:r w:rsidRPr="006218B2">
        <w:t>.key</w:t>
      </w:r>
      <w:proofErr w:type="spellEnd"/>
      <w:r w:rsidRPr="006218B2">
        <w:rPr>
          <w:rFonts w:hint="eastAsia"/>
        </w:rPr>
        <w:t xml:space="preserve"> </w:t>
      </w:r>
      <w:r w:rsidRPr="006218B2">
        <w:t xml:space="preserve"> </w:t>
      </w:r>
      <w:r w:rsidRPr="006218B2">
        <w:rPr>
          <w:rFonts w:hint="eastAsia"/>
        </w:rPr>
        <w:t>do</w:t>
      </w:r>
    </w:p>
    <w:p w14:paraId="35A55591" w14:textId="77777777" w:rsidR="006218B2" w:rsidRPr="006218B2" w:rsidRDefault="006218B2" w:rsidP="006218B2">
      <w:pPr>
        <w:numPr>
          <w:ilvl w:val="0"/>
          <w:numId w:val="7"/>
        </w:numPr>
      </w:pPr>
      <w:r w:rsidRPr="006218B2">
        <w:t xml:space="preserve">          if </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6218B2">
        <w:rPr>
          <w:rFonts w:hint="eastAsia"/>
        </w:rPr>
        <w:t xml:space="preserve"> </w:t>
      </w:r>
      <w:r w:rsidRPr="006218B2">
        <w:rPr>
          <w:rFonts w:hint="eastAsia"/>
        </w:rPr>
        <w:t>≠</w:t>
      </w:r>
      <w:r w:rsidRPr="006218B2">
        <w:t xml:space="preserve">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p>
    <w:p w14:paraId="22D059DE" w14:textId="77777777" w:rsidR="006218B2" w:rsidRPr="006218B2" w:rsidRDefault="006218B2" w:rsidP="006218B2">
      <w:pPr>
        <w:numPr>
          <w:ilvl w:val="0"/>
          <w:numId w:val="7"/>
        </w:numPr>
      </w:pPr>
      <w:r w:rsidRPr="006218B2">
        <w:t xml:space="preserve">            go to split;</w:t>
      </w:r>
    </w:p>
    <w:p w14:paraId="2E146A59" w14:textId="77777777" w:rsidR="006218B2" w:rsidRPr="006218B2" w:rsidRDefault="006218B2" w:rsidP="006218B2">
      <w:pPr>
        <w:numPr>
          <w:ilvl w:val="0"/>
          <w:numId w:val="7"/>
        </w:numPr>
      </w:pPr>
      <w:r w:rsidRPr="006218B2">
        <w:rPr>
          <w:rFonts w:ascii="宋体" w:eastAsia="宋体" w:hAnsi="宋体" w:cs="Arial"/>
          <w:color w:val="333333"/>
          <w:sz w:val="20"/>
          <w:szCs w:val="20"/>
          <w:shd w:val="clear" w:color="auto" w:fill="FFFFFF"/>
        </w:rPr>
        <w:t xml:space="preserve">       </w:t>
      </w:r>
      <w:r w:rsidRPr="006218B2">
        <w:t>end for</w:t>
      </w:r>
    </w:p>
    <w:p w14:paraId="6040A3DC" w14:textId="77777777" w:rsidR="006218B2" w:rsidRPr="006218B2" w:rsidRDefault="006218B2" w:rsidP="006218B2">
      <w:pPr>
        <w:numPr>
          <w:ilvl w:val="0"/>
          <w:numId w:val="7"/>
        </w:numPr>
      </w:pPr>
      <w:r w:rsidRPr="006218B2">
        <w:t xml:space="preserve">    end while</w:t>
      </w:r>
    </w:p>
    <w:p w14:paraId="2ADB0C5C" w14:textId="77777777" w:rsidR="006218B2" w:rsidRPr="006218B2" w:rsidRDefault="006218B2" w:rsidP="006218B2">
      <w:pPr>
        <w:numPr>
          <w:ilvl w:val="0"/>
          <w:numId w:val="7"/>
        </w:numPr>
      </w:pPr>
      <w:r w:rsidRPr="006218B2">
        <w:t>if li &lt; ln</w:t>
      </w:r>
    </w:p>
    <w:p w14:paraId="3075EC4E" w14:textId="77777777" w:rsidR="006218B2" w:rsidRPr="006218B2" w:rsidRDefault="006218B2" w:rsidP="006218B2">
      <w:pPr>
        <w:numPr>
          <w:ilvl w:val="0"/>
          <w:numId w:val="7"/>
        </w:numPr>
      </w:pPr>
      <w:r w:rsidRPr="006218B2">
        <w:t xml:space="preserve">  </w:t>
      </w:r>
      <w:proofErr w:type="spellStart"/>
      <w:r w:rsidRPr="006218B2">
        <w:t>extendnode</w:t>
      </w:r>
      <w:proofErr w:type="spellEnd"/>
      <w:r w:rsidRPr="006218B2">
        <w:t xml:space="preserve"> &lt;- node</w:t>
      </w:r>
    </w:p>
    <w:p w14:paraId="36F73FBB" w14:textId="77777777" w:rsidR="006218B2" w:rsidRPr="006218B2" w:rsidRDefault="006218B2" w:rsidP="006218B2">
      <w:pPr>
        <w:numPr>
          <w:ilvl w:val="0"/>
          <w:numId w:val="7"/>
        </w:numPr>
      </w:pPr>
      <w:r w:rsidRPr="006218B2">
        <w:t xml:space="preserve">  go to split;</w:t>
      </w:r>
    </w:p>
    <w:p w14:paraId="4654C924" w14:textId="77777777" w:rsidR="006218B2" w:rsidRPr="006218B2" w:rsidRDefault="006218B2" w:rsidP="006218B2">
      <w:pPr>
        <w:numPr>
          <w:ilvl w:val="0"/>
          <w:numId w:val="7"/>
        </w:numPr>
      </w:pPr>
      <w:r w:rsidRPr="006218B2">
        <w:t>if li = ln</w:t>
      </w:r>
    </w:p>
    <w:p w14:paraId="3DB54C9C" w14:textId="77777777" w:rsidR="006218B2" w:rsidRPr="006218B2" w:rsidRDefault="006218B2" w:rsidP="006218B2">
      <w:pPr>
        <w:numPr>
          <w:ilvl w:val="0"/>
          <w:numId w:val="7"/>
        </w:numPr>
      </w:pPr>
      <w:r w:rsidRPr="006218B2">
        <w:t xml:space="preserve">  </w:t>
      </w:r>
      <w:r w:rsidRPr="006218B2">
        <w:rPr>
          <w:rFonts w:hint="eastAsia"/>
        </w:rPr>
        <w:t>switch: node type</w:t>
      </w:r>
    </w:p>
    <w:p w14:paraId="6F48D10A" w14:textId="77777777" w:rsidR="006218B2" w:rsidRPr="006218B2" w:rsidRDefault="006218B2" w:rsidP="006218B2">
      <w:pPr>
        <w:numPr>
          <w:ilvl w:val="0"/>
          <w:numId w:val="7"/>
        </w:numPr>
      </w:pPr>
      <w:r w:rsidRPr="006218B2">
        <w:t xml:space="preserve">  case:  </w:t>
      </w:r>
      <w:proofErr w:type="spellStart"/>
      <w:r w:rsidRPr="006218B2">
        <w:t>LeafNode</w:t>
      </w:r>
      <w:proofErr w:type="spellEnd"/>
      <w:r w:rsidRPr="006218B2">
        <w:t xml:space="preserve"> and </w:t>
      </w:r>
      <w:proofErr w:type="spellStart"/>
      <w:r w:rsidRPr="006218B2">
        <w:t>extendNode</w:t>
      </w:r>
      <w:proofErr w:type="spellEnd"/>
    </w:p>
    <w:p w14:paraId="57885AB4" w14:textId="77777777" w:rsidR="006218B2" w:rsidRPr="006218B2" w:rsidRDefault="006218B2" w:rsidP="006218B2">
      <w:pPr>
        <w:numPr>
          <w:ilvl w:val="0"/>
          <w:numId w:val="7"/>
        </w:numPr>
      </w:pPr>
      <w:r w:rsidRPr="006218B2">
        <w:t xml:space="preserve">        </w:t>
      </w:r>
      <w:proofErr w:type="spellStart"/>
      <w:r w:rsidRPr="006218B2">
        <w:t>node.</w:t>
      </w:r>
      <w:proofErr w:type="gramStart"/>
      <w:r w:rsidRPr="006218B2">
        <w:t>value.append</w:t>
      </w:r>
      <w:proofErr w:type="spellEnd"/>
      <w:proofErr w:type="gramEnd"/>
      <w:r w:rsidRPr="006218B2">
        <w:t>(</w:t>
      </w:r>
      <w:proofErr w:type="spellStart"/>
      <w:r w:rsidRPr="006218B2">
        <w:t>blockNumber</w:t>
      </w:r>
      <w:proofErr w:type="spellEnd"/>
      <w:r w:rsidRPr="006218B2">
        <w:t>)</w:t>
      </w:r>
    </w:p>
    <w:p w14:paraId="250C7ECA" w14:textId="77777777" w:rsidR="006218B2" w:rsidRPr="006218B2" w:rsidRDefault="006218B2" w:rsidP="006218B2">
      <w:pPr>
        <w:numPr>
          <w:ilvl w:val="0"/>
          <w:numId w:val="7"/>
        </w:numPr>
      </w:pPr>
      <w:r w:rsidRPr="006218B2">
        <w:t xml:space="preserve">        break;</w:t>
      </w:r>
    </w:p>
    <w:p w14:paraId="6B68C53A" w14:textId="77777777" w:rsidR="006218B2" w:rsidRPr="006218B2" w:rsidRDefault="006218B2" w:rsidP="006218B2">
      <w:pPr>
        <w:numPr>
          <w:ilvl w:val="0"/>
          <w:numId w:val="7"/>
        </w:numPr>
      </w:pPr>
      <w:r w:rsidRPr="006218B2">
        <w:t xml:space="preserve">  case:  </w:t>
      </w:r>
      <w:proofErr w:type="spellStart"/>
      <w:r w:rsidRPr="006218B2">
        <w:t>branchNode</w:t>
      </w:r>
      <w:proofErr w:type="spellEnd"/>
    </w:p>
    <w:p w14:paraId="2D63249A" w14:textId="77777777" w:rsidR="006218B2" w:rsidRPr="006218B2" w:rsidRDefault="006218B2" w:rsidP="006218B2">
      <w:pPr>
        <w:numPr>
          <w:ilvl w:val="0"/>
          <w:numId w:val="7"/>
        </w:numPr>
      </w:pPr>
      <w:r w:rsidRPr="006218B2">
        <w:t xml:space="preserve">        </w:t>
      </w:r>
      <w:proofErr w:type="spellStart"/>
      <w:r w:rsidRPr="006218B2">
        <w:t>node.</w:t>
      </w:r>
      <w:proofErr w:type="gramStart"/>
      <w:r w:rsidRPr="006218B2">
        <w:t>value.append</w:t>
      </w:r>
      <w:proofErr w:type="spellEnd"/>
      <w:proofErr w:type="gramEnd"/>
      <w:r w:rsidRPr="006218B2">
        <w:t>(</w:t>
      </w:r>
      <w:proofErr w:type="spellStart"/>
      <w:r w:rsidRPr="006218B2">
        <w:t>blockNumber</w:t>
      </w:r>
      <w:proofErr w:type="spellEnd"/>
      <w:r w:rsidRPr="006218B2">
        <w:t>)</w:t>
      </w:r>
      <w:r w:rsidRPr="006218B2">
        <w:rPr>
          <w:rFonts w:hint="eastAsia"/>
        </w:rPr>
        <w:t>;</w:t>
      </w:r>
    </w:p>
    <w:p w14:paraId="4F7FFC64" w14:textId="77777777" w:rsidR="006218B2" w:rsidRPr="006218B2" w:rsidRDefault="006218B2" w:rsidP="006218B2">
      <w:pPr>
        <w:numPr>
          <w:ilvl w:val="0"/>
          <w:numId w:val="7"/>
        </w:numPr>
      </w:pPr>
      <w:r w:rsidRPr="006218B2">
        <w:lastRenderedPageBreak/>
        <w:t xml:space="preserve">        </w:t>
      </w:r>
      <w:proofErr w:type="spellStart"/>
      <w:r w:rsidRPr="006218B2">
        <w:t>extendNode</w:t>
      </w:r>
      <w:proofErr w:type="spellEnd"/>
      <w:r w:rsidRPr="006218B2">
        <w:t xml:space="preserve"> &lt;- node;</w:t>
      </w:r>
    </w:p>
    <w:p w14:paraId="7C025700" w14:textId="77777777" w:rsidR="006218B2" w:rsidRPr="006218B2" w:rsidRDefault="006218B2" w:rsidP="006218B2">
      <w:pPr>
        <w:numPr>
          <w:ilvl w:val="0"/>
          <w:numId w:val="7"/>
        </w:numPr>
      </w:pPr>
      <w:r w:rsidRPr="006218B2">
        <w:rPr>
          <w:rFonts w:hint="eastAsia"/>
        </w:rPr>
        <w:t xml:space="preserve">        </w:t>
      </w:r>
      <w:r w:rsidRPr="006218B2">
        <w:t>b</w:t>
      </w:r>
      <w:r w:rsidRPr="006218B2">
        <w:rPr>
          <w:rFonts w:hint="eastAsia"/>
        </w:rPr>
        <w:t>reak;</w:t>
      </w:r>
    </w:p>
    <w:p w14:paraId="00D09091" w14:textId="77777777" w:rsidR="006218B2" w:rsidRPr="006218B2" w:rsidRDefault="006218B2" w:rsidP="006218B2">
      <w:pPr>
        <w:numPr>
          <w:ilvl w:val="0"/>
          <w:numId w:val="7"/>
        </w:numPr>
      </w:pPr>
      <w:r w:rsidRPr="006218B2">
        <w:t>if li &gt;ln</w:t>
      </w:r>
    </w:p>
    <w:p w14:paraId="5C46BE00" w14:textId="77777777" w:rsidR="006218B2" w:rsidRPr="006218B2" w:rsidRDefault="006218B2" w:rsidP="006218B2">
      <w:pPr>
        <w:numPr>
          <w:ilvl w:val="0"/>
          <w:numId w:val="7"/>
        </w:numPr>
      </w:pPr>
      <w:r w:rsidRPr="006218B2">
        <w:t xml:space="preserve">  if </w:t>
      </w:r>
      <w:proofErr w:type="spellStart"/>
      <w:proofErr w:type="gramStart"/>
      <w:r w:rsidRPr="006218B2">
        <w:t>node.type</w:t>
      </w:r>
      <w:proofErr w:type="spellEnd"/>
      <w:proofErr w:type="gramEnd"/>
      <w:r w:rsidRPr="006218B2">
        <w:t xml:space="preserve"> == leaf</w:t>
      </w:r>
    </w:p>
    <w:p w14:paraId="20F3F01A" w14:textId="77777777" w:rsidR="006218B2" w:rsidRPr="006218B2" w:rsidRDefault="006218B2" w:rsidP="006218B2">
      <w:pPr>
        <w:numPr>
          <w:ilvl w:val="0"/>
          <w:numId w:val="7"/>
        </w:numPr>
      </w:pPr>
      <w:r w:rsidRPr="006218B2">
        <w:t xml:space="preserve">   </w:t>
      </w:r>
      <w:proofErr w:type="spellStart"/>
      <w:r w:rsidRPr="006218B2">
        <w:t>extendNode</w:t>
      </w:r>
      <w:proofErr w:type="spellEnd"/>
      <w:r w:rsidRPr="006218B2">
        <w:t xml:space="preserve"> &lt;- node;</w:t>
      </w:r>
    </w:p>
    <w:p w14:paraId="494EDC2D" w14:textId="77777777" w:rsidR="006218B2" w:rsidRPr="006218B2" w:rsidRDefault="006218B2" w:rsidP="006218B2">
      <w:pPr>
        <w:numPr>
          <w:ilvl w:val="0"/>
          <w:numId w:val="7"/>
        </w:numPr>
      </w:pPr>
      <w:r w:rsidRPr="006218B2">
        <w:t xml:space="preserve">  end if</w:t>
      </w:r>
    </w:p>
    <w:p w14:paraId="7161962B" w14:textId="77777777" w:rsidR="006218B2" w:rsidRPr="006218B2" w:rsidRDefault="006218B2" w:rsidP="006218B2">
      <w:pPr>
        <w:numPr>
          <w:ilvl w:val="0"/>
          <w:numId w:val="7"/>
        </w:numPr>
      </w:pPr>
      <w:r w:rsidRPr="006218B2">
        <w:t xml:space="preserve">  </w:t>
      </w:r>
      <w:proofErr w:type="spellStart"/>
      <w:proofErr w:type="gramStart"/>
      <w:r w:rsidRPr="006218B2">
        <w:t>node.child</w:t>
      </w:r>
      <w:proofErr w:type="gramEnd"/>
      <w:r w:rsidRPr="006218B2">
        <w:t>.append</w:t>
      </w:r>
      <w:proofErr w:type="spellEnd"/>
      <w:r w:rsidRPr="006218B2">
        <w:t>(info[</w:t>
      </w:r>
      <w:proofErr w:type="spellStart"/>
      <w:r w:rsidRPr="006218B2">
        <w:t>i:li</w:t>
      </w:r>
      <w:proofErr w:type="spellEnd"/>
      <w:r w:rsidRPr="006218B2">
        <w:t>]);</w:t>
      </w:r>
      <w:r w:rsidRPr="006218B2">
        <w:rPr>
          <w:rFonts w:hint="eastAsia"/>
        </w:rPr>
        <w:t xml:space="preserve">     </w:t>
      </w:r>
    </w:p>
    <w:p w14:paraId="47CAD812" w14:textId="77777777" w:rsidR="006218B2" w:rsidRPr="006218B2" w:rsidRDefault="006218B2" w:rsidP="006218B2">
      <w:pPr>
        <w:numPr>
          <w:ilvl w:val="0"/>
          <w:numId w:val="7"/>
        </w:numPr>
      </w:pPr>
      <w:r w:rsidRPr="006218B2">
        <w:rPr>
          <w:rFonts w:hint="eastAsia"/>
        </w:rPr>
        <w:t>split:</w:t>
      </w:r>
      <w:r w:rsidRPr="006218B2">
        <w:t xml:space="preserve"> </w:t>
      </w:r>
      <w:proofErr w:type="spellStart"/>
      <w:proofErr w:type="gramStart"/>
      <w:r w:rsidRPr="006218B2">
        <w:t>node.child</w:t>
      </w:r>
      <w:proofErr w:type="gramEnd"/>
      <w:r w:rsidRPr="006218B2">
        <w:t>.append</w:t>
      </w:r>
      <w:proofErr w:type="spellEnd"/>
      <w:r w:rsidRPr="006218B2">
        <w:t xml:space="preserve">(info[0:i]) and </w:t>
      </w:r>
      <w:proofErr w:type="spellStart"/>
      <w:r w:rsidRPr="006218B2">
        <w:t>node.child.append</w:t>
      </w:r>
      <w:proofErr w:type="spellEnd"/>
      <w:r w:rsidRPr="006218B2">
        <w:t>(info[</w:t>
      </w:r>
      <w:proofErr w:type="spellStart"/>
      <w:r w:rsidRPr="006218B2">
        <w:t>i:li</w:t>
      </w:r>
      <w:proofErr w:type="spellEnd"/>
      <w:r w:rsidRPr="006218B2">
        <w:t>]);</w:t>
      </w:r>
    </w:p>
    <w:p w14:paraId="6EE5F19D" w14:textId="364EF8D6" w:rsidR="00386C4B" w:rsidRPr="00951C85" w:rsidRDefault="006218B2" w:rsidP="00951C85">
      <w:pPr>
        <w:numPr>
          <w:ilvl w:val="0"/>
          <w:numId w:val="7"/>
        </w:numPr>
      </w:pPr>
      <w:r w:rsidRPr="006218B2">
        <w:rPr>
          <w:rFonts w:hint="eastAsia"/>
        </w:rPr>
        <w:t>end</w:t>
      </w:r>
    </w:p>
    <w:p w14:paraId="700DD010" w14:textId="0BD3F0B9" w:rsidR="00685AA1" w:rsidRPr="00685AA1" w:rsidRDefault="00685AA1" w:rsidP="00DA679B">
      <w:pPr>
        <w:spacing w:line="400" w:lineRule="exact"/>
        <w:ind w:firstLineChars="200" w:firstLine="480"/>
        <w:rPr>
          <w:szCs w:val="21"/>
        </w:rPr>
      </w:pPr>
      <w:r w:rsidRPr="00685AA1">
        <w:rPr>
          <w:rFonts w:ascii="宋体" w:hAnsi="宋体" w:hint="eastAsia"/>
          <w:sz w:val="24"/>
          <w:szCs w:val="24"/>
        </w:rPr>
        <w:t>加入了MST索引</w:t>
      </w:r>
      <w:r w:rsidRPr="00685AA1">
        <w:rPr>
          <w:rFonts w:ascii="宋体" w:hAnsi="宋体"/>
          <w:sz w:val="24"/>
          <w:szCs w:val="24"/>
        </w:rPr>
        <w:t>结构之后，我们的系统已经可以较好地支持多关键词</w:t>
      </w:r>
      <w:r w:rsidRPr="00685AA1">
        <w:rPr>
          <w:rFonts w:ascii="宋体" w:hAnsi="宋体" w:hint="eastAsia"/>
          <w:sz w:val="24"/>
          <w:szCs w:val="24"/>
        </w:rPr>
        <w:t>搜索</w:t>
      </w:r>
      <w:r w:rsidRPr="00685AA1">
        <w:rPr>
          <w:rFonts w:ascii="宋体" w:hAnsi="宋体"/>
          <w:sz w:val="24"/>
          <w:szCs w:val="24"/>
        </w:rPr>
        <w:t>和模糊搜索</w:t>
      </w:r>
      <w:r w:rsidRPr="00685AA1">
        <w:rPr>
          <w:rFonts w:ascii="宋体" w:hAnsi="宋体" w:hint="eastAsia"/>
          <w:sz w:val="24"/>
          <w:szCs w:val="24"/>
        </w:rPr>
        <w:t>，由于</w:t>
      </w:r>
      <w:r w:rsidRPr="00685AA1">
        <w:rPr>
          <w:rFonts w:ascii="宋体" w:hAnsi="宋体"/>
          <w:sz w:val="24"/>
          <w:szCs w:val="24"/>
        </w:rPr>
        <w:t>底层采用了</w:t>
      </w:r>
      <w:proofErr w:type="spellStart"/>
      <w:r w:rsidRPr="00685AA1">
        <w:rPr>
          <w:rFonts w:ascii="宋体" w:hAnsi="宋体" w:hint="eastAsia"/>
          <w:sz w:val="24"/>
          <w:szCs w:val="24"/>
        </w:rPr>
        <w:t>levelDB</w:t>
      </w:r>
      <w:proofErr w:type="spellEnd"/>
      <w:r w:rsidRPr="00685AA1">
        <w:rPr>
          <w:rFonts w:ascii="宋体" w:hAnsi="宋体" w:hint="eastAsia"/>
          <w:sz w:val="24"/>
          <w:szCs w:val="24"/>
        </w:rPr>
        <w:t>数据</w:t>
      </w:r>
      <w:r w:rsidRPr="00685AA1">
        <w:rPr>
          <w:rFonts w:ascii="宋体" w:hAnsi="宋体"/>
          <w:sz w:val="24"/>
          <w:szCs w:val="24"/>
        </w:rPr>
        <w:t>库，</w:t>
      </w:r>
      <w:proofErr w:type="spellStart"/>
      <w:r w:rsidRPr="00685AA1">
        <w:rPr>
          <w:rFonts w:ascii="宋体" w:hAnsi="宋体" w:hint="eastAsia"/>
          <w:sz w:val="24"/>
          <w:szCs w:val="24"/>
        </w:rPr>
        <w:t>levelDB</w:t>
      </w:r>
      <w:proofErr w:type="spellEnd"/>
      <w:r w:rsidRPr="00685AA1">
        <w:rPr>
          <w:rFonts w:ascii="宋体" w:hAnsi="宋体" w:hint="eastAsia"/>
          <w:sz w:val="24"/>
          <w:szCs w:val="24"/>
        </w:rPr>
        <w:t>数据库</w:t>
      </w:r>
      <w:r w:rsidRPr="00685AA1">
        <w:rPr>
          <w:rFonts w:ascii="宋体" w:hAnsi="宋体"/>
          <w:sz w:val="24"/>
          <w:szCs w:val="24"/>
        </w:rPr>
        <w:t>底层采用了</w:t>
      </w:r>
      <w:r w:rsidRPr="00685AA1">
        <w:rPr>
          <w:rFonts w:ascii="宋体" w:hAnsi="宋体" w:hint="eastAsia"/>
          <w:sz w:val="24"/>
          <w:szCs w:val="24"/>
        </w:rPr>
        <w:t>LSM（</w:t>
      </w:r>
      <w:r w:rsidRPr="00685AA1">
        <w:rPr>
          <w:rFonts w:ascii="宋体" w:hAnsi="宋体"/>
          <w:sz w:val="24"/>
          <w:szCs w:val="24"/>
        </w:rPr>
        <w:t>Log Structured-Merge Tree）</w:t>
      </w:r>
      <w:r w:rsidRPr="00685AA1">
        <w:rPr>
          <w:rFonts w:ascii="宋体" w:hAnsi="宋体" w:hint="eastAsia"/>
          <w:sz w:val="24"/>
          <w:szCs w:val="24"/>
        </w:rPr>
        <w:t>，</w:t>
      </w:r>
      <w:r w:rsidRPr="00685AA1">
        <w:rPr>
          <w:rFonts w:ascii="宋体" w:hAnsi="宋体"/>
          <w:sz w:val="24"/>
          <w:szCs w:val="24"/>
        </w:rPr>
        <w:t>并没有</w:t>
      </w:r>
      <w:proofErr w:type="gramStart"/>
      <w:r w:rsidRPr="00685AA1">
        <w:rPr>
          <w:rFonts w:ascii="宋体" w:hAnsi="宋体"/>
          <w:sz w:val="24"/>
          <w:szCs w:val="24"/>
        </w:rPr>
        <w:t>天然支持</w:t>
      </w:r>
      <w:proofErr w:type="gramEnd"/>
      <w:r w:rsidRPr="00685AA1">
        <w:rPr>
          <w:rFonts w:ascii="宋体" w:hAnsi="宋体" w:hint="eastAsia"/>
          <w:sz w:val="24"/>
          <w:szCs w:val="24"/>
        </w:rPr>
        <w:t>范围查询</w:t>
      </w:r>
      <w:r w:rsidRPr="00685AA1">
        <w:rPr>
          <w:rFonts w:ascii="宋体" w:hAnsi="宋体"/>
          <w:sz w:val="24"/>
          <w:szCs w:val="24"/>
        </w:rPr>
        <w:t>的</w:t>
      </w:r>
      <w:r w:rsidRPr="00685AA1">
        <w:rPr>
          <w:rFonts w:ascii="宋体" w:hAnsi="宋体" w:hint="eastAsia"/>
          <w:sz w:val="24"/>
          <w:szCs w:val="24"/>
        </w:rPr>
        <w:t>属性</w:t>
      </w:r>
      <w:r w:rsidRPr="00685AA1">
        <w:rPr>
          <w:rFonts w:ascii="宋体" w:hAnsi="宋体"/>
          <w:sz w:val="24"/>
          <w:szCs w:val="24"/>
        </w:rPr>
        <w:t>，但由于</w:t>
      </w:r>
      <w:r w:rsidRPr="00685AA1">
        <w:rPr>
          <w:rFonts w:ascii="宋体" w:hAnsi="宋体" w:hint="eastAsia"/>
          <w:sz w:val="24"/>
          <w:szCs w:val="24"/>
        </w:rPr>
        <w:t>MST的</w:t>
      </w:r>
      <w:r w:rsidRPr="00685AA1">
        <w:rPr>
          <w:rFonts w:ascii="宋体" w:hAnsi="宋体"/>
          <w:sz w:val="24"/>
          <w:szCs w:val="24"/>
        </w:rPr>
        <w:t>索引结构</w:t>
      </w:r>
      <w:r w:rsidRPr="00685AA1">
        <w:rPr>
          <w:rFonts w:ascii="宋体" w:hAnsi="宋体" w:hint="eastAsia"/>
          <w:sz w:val="24"/>
          <w:szCs w:val="24"/>
        </w:rPr>
        <w:t>需要从根节点</w:t>
      </w:r>
      <w:r w:rsidRPr="00685AA1">
        <w:rPr>
          <w:rFonts w:ascii="宋体" w:hAnsi="宋体"/>
          <w:sz w:val="24"/>
          <w:szCs w:val="24"/>
        </w:rPr>
        <w:t>搜索到叶子节点，</w:t>
      </w:r>
      <w:r w:rsidRPr="00685AA1">
        <w:rPr>
          <w:rFonts w:ascii="宋体" w:hAnsi="宋体" w:hint="eastAsia"/>
          <w:sz w:val="24"/>
          <w:szCs w:val="24"/>
        </w:rPr>
        <w:t>所以我们</w:t>
      </w:r>
      <w:r w:rsidRPr="00685AA1">
        <w:rPr>
          <w:rFonts w:ascii="宋体" w:hAnsi="宋体"/>
          <w:sz w:val="24"/>
          <w:szCs w:val="24"/>
        </w:rPr>
        <w:t>在没有修改底层</w:t>
      </w:r>
      <w:r w:rsidRPr="00685AA1">
        <w:rPr>
          <w:rFonts w:ascii="宋体" w:hAnsi="宋体" w:hint="eastAsia"/>
          <w:sz w:val="24"/>
          <w:szCs w:val="24"/>
        </w:rPr>
        <w:t>存储</w:t>
      </w:r>
      <w:r w:rsidRPr="00685AA1">
        <w:rPr>
          <w:rFonts w:ascii="宋体" w:hAnsi="宋体"/>
          <w:sz w:val="24"/>
          <w:szCs w:val="24"/>
        </w:rPr>
        <w:t>模式的情况下加入了</w:t>
      </w:r>
      <w:r w:rsidRPr="00685AA1">
        <w:rPr>
          <w:rFonts w:ascii="宋体" w:hAnsi="宋体" w:hint="eastAsia"/>
          <w:sz w:val="24"/>
          <w:szCs w:val="24"/>
        </w:rPr>
        <w:t>B</w:t>
      </w:r>
      <w:r w:rsidRPr="00685AA1">
        <w:rPr>
          <w:rFonts w:ascii="宋体" w:hAnsi="宋体"/>
          <w:sz w:val="24"/>
          <w:szCs w:val="24"/>
        </w:rPr>
        <w:t>+树特性，将</w:t>
      </w:r>
      <w:r w:rsidRPr="00685AA1">
        <w:rPr>
          <w:rFonts w:ascii="宋体" w:hAnsi="宋体" w:hint="eastAsia"/>
          <w:sz w:val="24"/>
          <w:szCs w:val="24"/>
        </w:rPr>
        <w:t>MST的</w:t>
      </w:r>
      <w:r w:rsidRPr="00685AA1">
        <w:rPr>
          <w:rFonts w:ascii="宋体" w:hAnsi="宋体"/>
          <w:sz w:val="24"/>
          <w:szCs w:val="24"/>
        </w:rPr>
        <w:t>节点顺序进行</w:t>
      </w:r>
      <w:r w:rsidRPr="00685AA1">
        <w:rPr>
          <w:rFonts w:ascii="宋体" w:hAnsi="宋体" w:hint="eastAsia"/>
          <w:sz w:val="24"/>
          <w:szCs w:val="24"/>
        </w:rPr>
        <w:t>再次</w:t>
      </w:r>
      <w:r w:rsidRPr="00685AA1">
        <w:rPr>
          <w:rFonts w:ascii="宋体" w:hAnsi="宋体"/>
          <w:sz w:val="24"/>
          <w:szCs w:val="24"/>
        </w:rPr>
        <w:t>排序，</w:t>
      </w:r>
      <w:r w:rsidRPr="00685AA1">
        <w:rPr>
          <w:rFonts w:ascii="宋体" w:hAnsi="宋体" w:hint="eastAsia"/>
          <w:sz w:val="24"/>
          <w:szCs w:val="24"/>
        </w:rPr>
        <w:t>使得</w:t>
      </w:r>
      <w:r w:rsidRPr="00685AA1">
        <w:rPr>
          <w:rFonts w:ascii="宋体" w:hAnsi="宋体"/>
          <w:sz w:val="24"/>
          <w:szCs w:val="24"/>
        </w:rPr>
        <w:t>每个节点</w:t>
      </w:r>
      <w:r w:rsidRPr="00685AA1">
        <w:rPr>
          <w:rFonts w:ascii="宋体" w:hAnsi="宋体" w:hint="eastAsia"/>
          <w:sz w:val="24"/>
          <w:szCs w:val="24"/>
        </w:rPr>
        <w:t>在</w:t>
      </w:r>
      <w:r w:rsidRPr="00685AA1">
        <w:rPr>
          <w:rFonts w:ascii="宋体" w:hAnsi="宋体"/>
          <w:sz w:val="24"/>
          <w:szCs w:val="24"/>
        </w:rPr>
        <w:t>对应一个关键字的Key</w:t>
      </w:r>
      <w:r w:rsidRPr="00685AA1">
        <w:rPr>
          <w:rFonts w:ascii="宋体" w:hAnsi="宋体" w:hint="eastAsia"/>
          <w:sz w:val="24"/>
          <w:szCs w:val="24"/>
        </w:rPr>
        <w:t>值</w:t>
      </w:r>
      <w:r w:rsidRPr="00685AA1">
        <w:rPr>
          <w:rFonts w:ascii="宋体" w:hAnsi="宋体"/>
          <w:sz w:val="24"/>
          <w:szCs w:val="24"/>
        </w:rPr>
        <w:t>的同时，还具有</w:t>
      </w:r>
      <w:r w:rsidRPr="00685AA1">
        <w:rPr>
          <w:rFonts w:ascii="宋体" w:hAnsi="宋体" w:hint="eastAsia"/>
          <w:sz w:val="24"/>
          <w:szCs w:val="24"/>
        </w:rPr>
        <w:t>B</w:t>
      </w:r>
      <w:r w:rsidRPr="00685AA1">
        <w:rPr>
          <w:rFonts w:ascii="宋体" w:hAnsi="宋体"/>
          <w:sz w:val="24"/>
          <w:szCs w:val="24"/>
        </w:rPr>
        <w:t>+树的</w:t>
      </w:r>
      <w:r w:rsidRPr="00685AA1">
        <w:rPr>
          <w:rFonts w:ascii="宋体" w:hAnsi="宋体" w:hint="eastAsia"/>
          <w:sz w:val="24"/>
          <w:szCs w:val="24"/>
        </w:rPr>
        <w:t>范围key值</w:t>
      </w:r>
      <w:r w:rsidRPr="00685AA1">
        <w:rPr>
          <w:rFonts w:ascii="宋体" w:hAnsi="宋体"/>
          <w:sz w:val="24"/>
          <w:szCs w:val="24"/>
        </w:rPr>
        <w:t>，</w:t>
      </w:r>
      <w:r w:rsidRPr="00685AA1">
        <w:rPr>
          <w:rFonts w:ascii="宋体" w:hAnsi="宋体" w:hint="eastAsia"/>
          <w:sz w:val="24"/>
          <w:szCs w:val="24"/>
        </w:rPr>
        <w:t>加入</w:t>
      </w:r>
      <w:r w:rsidRPr="00685AA1">
        <w:rPr>
          <w:rFonts w:ascii="宋体" w:hAnsi="宋体"/>
          <w:sz w:val="24"/>
          <w:szCs w:val="24"/>
        </w:rPr>
        <w:t>了</w:t>
      </w:r>
      <w:r w:rsidRPr="00685AA1">
        <w:rPr>
          <w:rFonts w:ascii="宋体" w:hAnsi="宋体" w:hint="eastAsia"/>
          <w:sz w:val="24"/>
          <w:szCs w:val="24"/>
        </w:rPr>
        <w:t>B+树</w:t>
      </w:r>
      <w:r w:rsidRPr="00685AA1">
        <w:rPr>
          <w:rFonts w:ascii="宋体" w:hAnsi="宋体"/>
          <w:sz w:val="24"/>
          <w:szCs w:val="24"/>
        </w:rPr>
        <w:t>特性的</w:t>
      </w:r>
      <w:r w:rsidRPr="00685AA1">
        <w:rPr>
          <w:rFonts w:ascii="宋体" w:hAnsi="宋体" w:hint="eastAsia"/>
          <w:sz w:val="24"/>
          <w:szCs w:val="24"/>
        </w:rPr>
        <w:t>MST结构</w:t>
      </w:r>
      <w:r w:rsidRPr="00685AA1">
        <w:rPr>
          <w:rFonts w:ascii="宋体" w:hAnsi="宋体"/>
          <w:sz w:val="24"/>
          <w:szCs w:val="24"/>
        </w:rPr>
        <w:t>如图</w:t>
      </w:r>
      <w:r w:rsidR="00F1725B">
        <w:rPr>
          <w:rFonts w:ascii="宋体" w:hAnsi="宋体" w:hint="eastAsia"/>
          <w:sz w:val="24"/>
          <w:szCs w:val="24"/>
        </w:rPr>
        <w:t>10</w:t>
      </w:r>
      <w:r w:rsidRPr="00685AA1">
        <w:rPr>
          <w:rFonts w:ascii="宋体" w:hAnsi="宋体" w:hint="eastAsia"/>
          <w:sz w:val="24"/>
          <w:szCs w:val="24"/>
        </w:rPr>
        <w:t>所示</w:t>
      </w:r>
      <w:r w:rsidRPr="00685AA1">
        <w:rPr>
          <w:rFonts w:ascii="宋体" w:hAnsi="宋体"/>
          <w:sz w:val="24"/>
          <w:szCs w:val="24"/>
        </w:rPr>
        <w:t>：</w:t>
      </w:r>
    </w:p>
    <w:p w14:paraId="5CF3FB55" w14:textId="77777777" w:rsidR="00685AA1" w:rsidRPr="00685AA1" w:rsidRDefault="00685AA1" w:rsidP="00685AA1">
      <w:pPr>
        <w:rPr>
          <w:szCs w:val="21"/>
        </w:rPr>
      </w:pPr>
      <w:r w:rsidRPr="00685AA1">
        <w:rPr>
          <w:noProof/>
          <w:szCs w:val="21"/>
        </w:rPr>
        <w:drawing>
          <wp:inline distT="0" distB="0" distL="0" distR="0" wp14:anchorId="2B301F92" wp14:editId="7037E3CD">
            <wp:extent cx="5274310" cy="2766259"/>
            <wp:effectExtent l="0" t="0" r="2540" b="0"/>
            <wp:docPr id="8" name="图片 8" descr="C:\Users\Administrator\Desktop\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未命名文件(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766259"/>
                    </a:xfrm>
                    <a:prstGeom prst="rect">
                      <a:avLst/>
                    </a:prstGeom>
                    <a:noFill/>
                    <a:ln>
                      <a:noFill/>
                    </a:ln>
                  </pic:spPr>
                </pic:pic>
              </a:graphicData>
            </a:graphic>
          </wp:inline>
        </w:drawing>
      </w:r>
    </w:p>
    <w:p w14:paraId="16FDE018" w14:textId="77777777" w:rsidR="00685AA1" w:rsidRPr="00685AA1" w:rsidRDefault="00685AA1" w:rsidP="00685AA1">
      <w:pPr>
        <w:ind w:firstLine="430"/>
      </w:pPr>
    </w:p>
    <w:p w14:paraId="248AC7FF" w14:textId="2D08AF32" w:rsidR="00685AA1" w:rsidRPr="00761D75" w:rsidRDefault="00685AA1" w:rsidP="00DA679B">
      <w:pPr>
        <w:spacing w:line="400" w:lineRule="exact"/>
        <w:ind w:firstLineChars="200" w:firstLine="440"/>
        <w:rPr>
          <w:rFonts w:ascii="宋体" w:hAnsi="宋体"/>
          <w:sz w:val="22"/>
        </w:rPr>
      </w:pPr>
      <w:r w:rsidRPr="00761D75">
        <w:rPr>
          <w:rFonts w:ascii="宋体" w:hAnsi="宋体" w:hint="eastAsia"/>
          <w:sz w:val="22"/>
        </w:rPr>
        <w:t xml:space="preserve">图 </w:t>
      </w:r>
      <w:r w:rsidR="00F1725B">
        <w:rPr>
          <w:rFonts w:ascii="宋体" w:hAnsi="宋体" w:hint="eastAsia"/>
          <w:sz w:val="22"/>
        </w:rPr>
        <w:t>10</w:t>
      </w:r>
      <w:r w:rsidRPr="00761D75">
        <w:rPr>
          <w:rFonts w:ascii="宋体" w:hAnsi="宋体" w:hint="eastAsia"/>
          <w:sz w:val="22"/>
        </w:rPr>
        <w:t xml:space="preserve"> MST-B+ tree结构,由1到9的链</w:t>
      </w:r>
      <w:r w:rsidRPr="00761D75">
        <w:rPr>
          <w:rFonts w:ascii="宋体" w:hAnsi="宋体"/>
          <w:sz w:val="22"/>
        </w:rPr>
        <w:t>为</w:t>
      </w:r>
      <w:r w:rsidRPr="00761D75">
        <w:rPr>
          <w:rFonts w:ascii="宋体" w:hAnsi="宋体" w:hint="eastAsia"/>
          <w:sz w:val="22"/>
        </w:rPr>
        <w:t>关键字key1的B</w:t>
      </w:r>
      <w:r w:rsidRPr="00761D75">
        <w:rPr>
          <w:rFonts w:ascii="宋体" w:hAnsi="宋体"/>
          <w:sz w:val="22"/>
        </w:rPr>
        <w:t>+树有序节点链，</w:t>
      </w:r>
      <w:r w:rsidRPr="00761D75">
        <w:rPr>
          <w:rFonts w:ascii="宋体" w:hAnsi="宋体" w:hint="eastAsia"/>
          <w:sz w:val="22"/>
        </w:rPr>
        <w:t>4</w:t>
      </w:r>
      <w:proofErr w:type="gramStart"/>
      <w:r w:rsidRPr="00761D75">
        <w:rPr>
          <w:rFonts w:ascii="宋体" w:hAnsi="宋体"/>
          <w:sz w:val="22"/>
        </w:rPr>
        <w:t>’</w:t>
      </w:r>
      <w:proofErr w:type="gramEnd"/>
      <w:r w:rsidRPr="00761D75">
        <w:rPr>
          <w:rFonts w:ascii="宋体" w:hAnsi="宋体" w:hint="eastAsia"/>
          <w:sz w:val="22"/>
        </w:rPr>
        <w:t>和6</w:t>
      </w:r>
      <w:proofErr w:type="gramStart"/>
      <w:r w:rsidRPr="00761D75">
        <w:rPr>
          <w:rFonts w:ascii="宋体" w:hAnsi="宋体"/>
          <w:sz w:val="22"/>
        </w:rPr>
        <w:t>’</w:t>
      </w:r>
      <w:proofErr w:type="gramEnd"/>
      <w:r w:rsidRPr="00761D75">
        <w:rPr>
          <w:rFonts w:ascii="宋体" w:hAnsi="宋体" w:hint="eastAsia"/>
          <w:sz w:val="22"/>
        </w:rPr>
        <w:t>的</w:t>
      </w:r>
      <w:r w:rsidRPr="00761D75">
        <w:rPr>
          <w:rFonts w:ascii="宋体" w:hAnsi="宋体"/>
          <w:sz w:val="22"/>
        </w:rPr>
        <w:t>节点链是关于关键字</w:t>
      </w:r>
      <w:r w:rsidRPr="00761D75">
        <w:rPr>
          <w:rFonts w:ascii="宋体" w:hAnsi="宋体" w:hint="eastAsia"/>
          <w:sz w:val="22"/>
        </w:rPr>
        <w:t>key3的B+树</w:t>
      </w:r>
      <w:r w:rsidRPr="00761D75">
        <w:rPr>
          <w:rFonts w:ascii="宋体" w:hAnsi="宋体"/>
          <w:sz w:val="22"/>
        </w:rPr>
        <w:t>有序节点链</w:t>
      </w:r>
    </w:p>
    <w:p w14:paraId="1CD6B05F" w14:textId="4135DCEB" w:rsidR="00685AA1" w:rsidRPr="00F1725B" w:rsidRDefault="00685AA1" w:rsidP="00F1725B">
      <w:pPr>
        <w:spacing w:line="400" w:lineRule="exact"/>
        <w:ind w:firstLineChars="200" w:firstLine="480"/>
        <w:rPr>
          <w:rFonts w:ascii="宋体" w:hAnsi="宋体"/>
          <w:sz w:val="24"/>
          <w:szCs w:val="24"/>
        </w:rPr>
      </w:pPr>
      <w:r w:rsidRPr="00685AA1">
        <w:rPr>
          <w:rFonts w:ascii="宋体" w:hAnsi="宋体" w:hint="eastAsia"/>
          <w:sz w:val="24"/>
          <w:szCs w:val="24"/>
        </w:rPr>
        <w:t>与传统</w:t>
      </w:r>
      <w:r w:rsidRPr="00685AA1">
        <w:rPr>
          <w:rFonts w:ascii="宋体" w:hAnsi="宋体"/>
          <w:sz w:val="24"/>
          <w:szCs w:val="24"/>
        </w:rPr>
        <w:t>的</w:t>
      </w:r>
      <w:r w:rsidRPr="00685AA1">
        <w:rPr>
          <w:rFonts w:ascii="宋体" w:hAnsi="宋体" w:hint="eastAsia"/>
          <w:sz w:val="24"/>
          <w:szCs w:val="24"/>
        </w:rPr>
        <w:t>B</w:t>
      </w:r>
      <w:r w:rsidRPr="00685AA1">
        <w:rPr>
          <w:rFonts w:ascii="宋体" w:hAnsi="宋体"/>
          <w:sz w:val="24"/>
          <w:szCs w:val="24"/>
        </w:rPr>
        <w:t>+树相比，我们的</w:t>
      </w:r>
      <w:r w:rsidRPr="00685AA1">
        <w:rPr>
          <w:rFonts w:ascii="宋体" w:hAnsi="宋体" w:hint="eastAsia"/>
          <w:sz w:val="24"/>
          <w:szCs w:val="24"/>
        </w:rPr>
        <w:t>MST</w:t>
      </w:r>
      <w:r w:rsidRPr="00685AA1">
        <w:rPr>
          <w:rFonts w:ascii="宋体" w:hAnsi="宋体"/>
          <w:sz w:val="24"/>
          <w:szCs w:val="24"/>
        </w:rPr>
        <w:t>-B+ tree</w:t>
      </w:r>
      <w:r w:rsidRPr="00685AA1">
        <w:rPr>
          <w:rFonts w:ascii="宋体" w:hAnsi="宋体" w:hint="eastAsia"/>
          <w:sz w:val="24"/>
          <w:szCs w:val="24"/>
        </w:rPr>
        <w:t>结构是</w:t>
      </w:r>
      <w:r w:rsidRPr="00685AA1">
        <w:rPr>
          <w:rFonts w:ascii="宋体" w:hAnsi="宋体"/>
          <w:sz w:val="24"/>
          <w:szCs w:val="24"/>
        </w:rPr>
        <w:t>关键字-</w:t>
      </w:r>
      <w:proofErr w:type="gramStart"/>
      <w:r w:rsidRPr="00685AA1">
        <w:rPr>
          <w:rFonts w:ascii="宋体" w:hAnsi="宋体" w:hint="eastAsia"/>
          <w:sz w:val="24"/>
          <w:szCs w:val="24"/>
        </w:rPr>
        <w:t>数据量</w:t>
      </w:r>
      <w:r w:rsidRPr="00685AA1">
        <w:rPr>
          <w:rFonts w:ascii="宋体" w:hAnsi="宋体"/>
          <w:sz w:val="24"/>
          <w:szCs w:val="24"/>
        </w:rPr>
        <w:t>强耦合</w:t>
      </w:r>
      <w:proofErr w:type="gramEnd"/>
      <w:r w:rsidRPr="00685AA1">
        <w:rPr>
          <w:rFonts w:ascii="宋体" w:hAnsi="宋体"/>
          <w:sz w:val="24"/>
          <w:szCs w:val="24"/>
        </w:rPr>
        <w:t>的，因此不需要对磁盘进行频繁的</w:t>
      </w:r>
      <w:r w:rsidRPr="00685AA1">
        <w:rPr>
          <w:rFonts w:ascii="宋体" w:hAnsi="宋体" w:hint="eastAsia"/>
          <w:sz w:val="24"/>
          <w:szCs w:val="24"/>
        </w:rPr>
        <w:t>IO操作</w:t>
      </w:r>
      <w:r w:rsidRPr="00685AA1">
        <w:rPr>
          <w:rFonts w:ascii="宋体" w:hAnsi="宋体"/>
          <w:sz w:val="24"/>
          <w:szCs w:val="24"/>
        </w:rPr>
        <w:t>，</w:t>
      </w:r>
      <w:r w:rsidRPr="00685AA1">
        <w:rPr>
          <w:rFonts w:ascii="宋体" w:hAnsi="宋体" w:hint="eastAsia"/>
          <w:sz w:val="24"/>
          <w:szCs w:val="24"/>
        </w:rPr>
        <w:t>只需要</w:t>
      </w:r>
      <w:r w:rsidRPr="00685AA1">
        <w:rPr>
          <w:rFonts w:ascii="宋体" w:hAnsi="宋体"/>
          <w:sz w:val="24"/>
          <w:szCs w:val="24"/>
        </w:rPr>
        <w:t>矿工</w:t>
      </w:r>
      <w:r w:rsidRPr="00685AA1">
        <w:rPr>
          <w:rFonts w:ascii="宋体" w:hAnsi="宋体" w:hint="eastAsia"/>
          <w:sz w:val="24"/>
          <w:szCs w:val="24"/>
        </w:rPr>
        <w:t>针对</w:t>
      </w:r>
      <w:r w:rsidRPr="00685AA1">
        <w:rPr>
          <w:rFonts w:ascii="宋体" w:hAnsi="宋体"/>
          <w:sz w:val="24"/>
          <w:szCs w:val="24"/>
        </w:rPr>
        <w:t>每条路径上的</w:t>
      </w:r>
      <w:r w:rsidRPr="00685AA1">
        <w:rPr>
          <w:rFonts w:ascii="宋体" w:hAnsi="宋体" w:hint="eastAsia"/>
          <w:sz w:val="24"/>
          <w:szCs w:val="24"/>
        </w:rPr>
        <w:t>相同关键字对应的</w:t>
      </w:r>
      <w:r w:rsidRPr="00685AA1">
        <w:rPr>
          <w:rFonts w:ascii="宋体" w:hAnsi="宋体"/>
          <w:sz w:val="24"/>
          <w:szCs w:val="24"/>
        </w:rPr>
        <w:t>文件范围进行一次排序即可。</w:t>
      </w:r>
    </w:p>
    <w:p w14:paraId="6AB7E689" w14:textId="280215DA" w:rsidR="00A93FA6" w:rsidRDefault="00A93FA6" w:rsidP="00A93FA6">
      <w:pPr>
        <w:spacing w:line="400" w:lineRule="exact"/>
        <w:rPr>
          <w:rFonts w:ascii="宋体" w:hAnsi="宋体"/>
          <w:b/>
          <w:bCs/>
          <w:sz w:val="24"/>
          <w:szCs w:val="24"/>
        </w:rPr>
      </w:pPr>
      <w:r w:rsidRPr="00A93FA6">
        <w:rPr>
          <w:rFonts w:ascii="宋体" w:hAnsi="宋体" w:hint="eastAsia"/>
          <w:b/>
          <w:bCs/>
          <w:sz w:val="24"/>
          <w:szCs w:val="24"/>
        </w:rPr>
        <w:t>3.3.4 单链查询模块</w:t>
      </w:r>
    </w:p>
    <w:p w14:paraId="03305F91" w14:textId="540DBB25"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在</w:t>
      </w:r>
      <w:r w:rsidRPr="00221827">
        <w:rPr>
          <w:rFonts w:ascii="宋体" w:hAnsi="宋体"/>
          <w:sz w:val="24"/>
          <w:szCs w:val="24"/>
        </w:rPr>
        <w:t>获取到用户的</w:t>
      </w:r>
      <w:r w:rsidRPr="00221827">
        <w:rPr>
          <w:rFonts w:ascii="宋体" w:hAnsi="宋体" w:hint="eastAsia"/>
          <w:sz w:val="24"/>
          <w:szCs w:val="24"/>
        </w:rPr>
        <w:t>搜索</w:t>
      </w:r>
      <w:r w:rsidRPr="00221827">
        <w:rPr>
          <w:rFonts w:ascii="宋体" w:hAnsi="宋体"/>
          <w:sz w:val="24"/>
          <w:szCs w:val="24"/>
        </w:rPr>
        <w:t>输入之后，我们</w:t>
      </w:r>
      <w:r w:rsidRPr="00221827">
        <w:rPr>
          <w:rFonts w:ascii="宋体" w:hAnsi="宋体" w:hint="eastAsia"/>
          <w:sz w:val="24"/>
          <w:szCs w:val="24"/>
        </w:rPr>
        <w:t>需要</w:t>
      </w:r>
      <w:r w:rsidRPr="00221827">
        <w:rPr>
          <w:rFonts w:ascii="宋体" w:hAnsi="宋体"/>
          <w:sz w:val="24"/>
          <w:szCs w:val="24"/>
        </w:rPr>
        <w:t>将用户输入的关键字组合与</w:t>
      </w:r>
      <w:r w:rsidRPr="00221827">
        <w:rPr>
          <w:rFonts w:ascii="宋体" w:hAnsi="宋体" w:hint="eastAsia"/>
          <w:sz w:val="24"/>
          <w:szCs w:val="24"/>
        </w:rPr>
        <w:t>MST中的</w:t>
      </w:r>
      <w:r w:rsidRPr="00221827">
        <w:rPr>
          <w:rFonts w:ascii="宋体" w:hAnsi="宋体"/>
          <w:sz w:val="24"/>
          <w:szCs w:val="24"/>
        </w:rPr>
        <w:t>索引路径进行匹配，并将匹配结果返回给用户</w:t>
      </w:r>
      <w:r w:rsidRPr="00221827">
        <w:rPr>
          <w:rFonts w:ascii="宋体" w:hAnsi="宋体" w:hint="eastAsia"/>
          <w:sz w:val="24"/>
          <w:szCs w:val="24"/>
        </w:rPr>
        <w:t>。</w:t>
      </w:r>
      <w:r w:rsidRPr="00221827">
        <w:rPr>
          <w:rFonts w:ascii="宋体" w:hAnsi="宋体"/>
          <w:sz w:val="24"/>
          <w:szCs w:val="24"/>
        </w:rPr>
        <w:t>在</w:t>
      </w:r>
      <w:r w:rsidRPr="00221827">
        <w:rPr>
          <w:rFonts w:ascii="宋体" w:hAnsi="宋体" w:hint="eastAsia"/>
          <w:sz w:val="24"/>
          <w:szCs w:val="24"/>
        </w:rPr>
        <w:t>匹配</w:t>
      </w:r>
      <w:r w:rsidRPr="00221827">
        <w:rPr>
          <w:rFonts w:ascii="宋体" w:hAnsi="宋体"/>
          <w:sz w:val="24"/>
          <w:szCs w:val="24"/>
        </w:rPr>
        <w:t xml:space="preserve">的过程中我们用到了Multiple keywords </w:t>
      </w:r>
      <w:proofErr w:type="spellStart"/>
      <w:r w:rsidRPr="00221827">
        <w:rPr>
          <w:rFonts w:ascii="宋体" w:hAnsi="宋体"/>
          <w:sz w:val="24"/>
          <w:szCs w:val="24"/>
        </w:rPr>
        <w:t>Aho-Corasick</w:t>
      </w:r>
      <w:proofErr w:type="spellEnd"/>
      <w:r w:rsidRPr="00221827">
        <w:rPr>
          <w:rFonts w:ascii="宋体" w:hAnsi="宋体"/>
          <w:sz w:val="24"/>
          <w:szCs w:val="24"/>
        </w:rPr>
        <w:t xml:space="preserve"> automaton</w:t>
      </w:r>
      <w:r w:rsidRPr="00221827">
        <w:rPr>
          <w:rFonts w:ascii="宋体" w:hAnsi="宋体" w:hint="eastAsia"/>
          <w:sz w:val="24"/>
          <w:szCs w:val="24"/>
        </w:rPr>
        <w:t>匹配算法</w:t>
      </w:r>
      <w:r w:rsidRPr="00221827">
        <w:rPr>
          <w:rFonts w:ascii="宋体" w:hAnsi="宋体"/>
          <w:sz w:val="24"/>
          <w:szCs w:val="24"/>
        </w:rPr>
        <w:t>，</w:t>
      </w:r>
      <w:r w:rsidRPr="00221827">
        <w:rPr>
          <w:rFonts w:ascii="宋体" w:hAnsi="宋体" w:hint="eastAsia"/>
          <w:sz w:val="24"/>
          <w:szCs w:val="24"/>
        </w:rPr>
        <w:t>与KMP</w:t>
      </w:r>
      <w:r w:rsidRPr="00221827">
        <w:rPr>
          <w:rFonts w:ascii="宋体" w:hAnsi="宋体"/>
          <w:sz w:val="24"/>
          <w:szCs w:val="24"/>
        </w:rPr>
        <w:t>[</w:t>
      </w:r>
      <w:r w:rsidR="00221827">
        <w:rPr>
          <w:rFonts w:ascii="宋体" w:hAnsi="宋体"/>
          <w:sz w:val="24"/>
          <w:szCs w:val="24"/>
        </w:rPr>
        <w:t>36</w:t>
      </w:r>
      <w:r w:rsidRPr="00221827">
        <w:rPr>
          <w:rFonts w:ascii="宋体" w:hAnsi="宋体"/>
          <w:sz w:val="24"/>
          <w:szCs w:val="24"/>
        </w:rPr>
        <w:t>]</w:t>
      </w:r>
      <w:r w:rsidRPr="00221827">
        <w:rPr>
          <w:rFonts w:ascii="宋体" w:hAnsi="宋体" w:hint="eastAsia"/>
          <w:sz w:val="24"/>
          <w:szCs w:val="24"/>
        </w:rPr>
        <w:t>类似</w:t>
      </w:r>
      <w:r w:rsidRPr="00221827">
        <w:rPr>
          <w:rFonts w:ascii="宋体" w:hAnsi="宋体"/>
          <w:sz w:val="24"/>
          <w:szCs w:val="24"/>
        </w:rPr>
        <w:t>，</w:t>
      </w:r>
      <w:r w:rsidRPr="00221827">
        <w:rPr>
          <w:rFonts w:ascii="宋体" w:hAnsi="宋体" w:hint="eastAsia"/>
          <w:sz w:val="24"/>
          <w:szCs w:val="24"/>
        </w:rPr>
        <w:t>但我</w:t>
      </w:r>
      <w:r w:rsidRPr="00221827">
        <w:rPr>
          <w:rFonts w:ascii="宋体" w:hAnsi="宋体" w:hint="eastAsia"/>
          <w:sz w:val="24"/>
          <w:szCs w:val="24"/>
        </w:rPr>
        <w:lastRenderedPageBreak/>
        <w:t>们的</w:t>
      </w:r>
      <w:r w:rsidRPr="00221827">
        <w:rPr>
          <w:rFonts w:ascii="宋体" w:hAnsi="宋体"/>
          <w:sz w:val="24"/>
          <w:szCs w:val="24"/>
        </w:rPr>
        <w:t>系统中的公共前缀并不是一个</w:t>
      </w:r>
      <w:r w:rsidRPr="00221827">
        <w:rPr>
          <w:rFonts w:ascii="宋体" w:hAnsi="宋体" w:hint="eastAsia"/>
          <w:sz w:val="24"/>
          <w:szCs w:val="24"/>
        </w:rPr>
        <w:t>相同</w:t>
      </w:r>
      <w:r w:rsidRPr="00221827">
        <w:rPr>
          <w:rFonts w:ascii="宋体" w:hAnsi="宋体"/>
          <w:sz w:val="24"/>
          <w:szCs w:val="24"/>
        </w:rPr>
        <w:t>的字符串，而是一</w:t>
      </w:r>
      <w:r w:rsidRPr="00221827">
        <w:rPr>
          <w:rFonts w:ascii="宋体" w:hAnsi="宋体" w:hint="eastAsia"/>
          <w:sz w:val="24"/>
          <w:szCs w:val="24"/>
        </w:rPr>
        <w:t>组相同</w:t>
      </w:r>
      <w:r w:rsidRPr="00221827">
        <w:rPr>
          <w:rFonts w:ascii="宋体" w:hAnsi="宋体"/>
          <w:sz w:val="24"/>
          <w:szCs w:val="24"/>
        </w:rPr>
        <w:t>的关键字集合，</w:t>
      </w:r>
      <w:r w:rsidRPr="00221827">
        <w:rPr>
          <w:rFonts w:ascii="宋体" w:hAnsi="宋体" w:hint="eastAsia"/>
          <w:sz w:val="24"/>
          <w:szCs w:val="24"/>
        </w:rPr>
        <w:t>首先</w:t>
      </w:r>
      <w:r w:rsidRPr="00221827">
        <w:rPr>
          <w:rFonts w:ascii="宋体" w:hAnsi="宋体"/>
          <w:sz w:val="24"/>
          <w:szCs w:val="24"/>
        </w:rPr>
        <w:t>，我们将</w:t>
      </w:r>
      <w:r w:rsidRPr="00221827">
        <w:rPr>
          <w:rFonts w:ascii="宋体" w:hAnsi="宋体" w:hint="eastAsia"/>
          <w:sz w:val="24"/>
          <w:szCs w:val="24"/>
        </w:rPr>
        <w:t>MST映射为</w:t>
      </w:r>
      <w:r w:rsidRPr="00221827">
        <w:rPr>
          <w:rFonts w:ascii="宋体" w:hAnsi="宋体"/>
          <w:sz w:val="24"/>
          <w:szCs w:val="24"/>
        </w:rPr>
        <w:t>图</w:t>
      </w:r>
      <w:r w:rsidRPr="00221827">
        <w:rPr>
          <w:rFonts w:ascii="宋体" w:hAnsi="宋体" w:hint="eastAsia"/>
          <w:sz w:val="24"/>
          <w:szCs w:val="24"/>
        </w:rPr>
        <w:t>5所示</w:t>
      </w:r>
      <w:r w:rsidRPr="00221827">
        <w:rPr>
          <w:rFonts w:ascii="宋体" w:hAnsi="宋体"/>
          <w:sz w:val="24"/>
          <w:szCs w:val="24"/>
        </w:rPr>
        <w:t>的</w:t>
      </w:r>
      <w:r w:rsidRPr="00221827">
        <w:rPr>
          <w:rFonts w:ascii="宋体" w:hAnsi="宋体" w:hint="eastAsia"/>
          <w:sz w:val="24"/>
          <w:szCs w:val="24"/>
        </w:rPr>
        <w:t>AC自动机，图中</w:t>
      </w:r>
      <w:r w:rsidRPr="00221827">
        <w:rPr>
          <w:rFonts w:ascii="宋体" w:hAnsi="宋体"/>
          <w:sz w:val="24"/>
          <w:szCs w:val="24"/>
        </w:rPr>
        <w:t>用双圆圈表示的</w:t>
      </w:r>
      <w:r w:rsidRPr="00221827">
        <w:rPr>
          <w:rFonts w:ascii="宋体" w:hAnsi="宋体" w:hint="eastAsia"/>
          <w:sz w:val="24"/>
          <w:szCs w:val="24"/>
        </w:rPr>
        <w:t>状态是</w:t>
      </w:r>
      <w:r w:rsidRPr="00221827">
        <w:rPr>
          <w:rFonts w:ascii="宋体" w:hAnsi="宋体"/>
          <w:sz w:val="24"/>
          <w:szCs w:val="24"/>
        </w:rPr>
        <w:t>接收状态，对应的是</w:t>
      </w:r>
      <w:r w:rsidRPr="00221827">
        <w:rPr>
          <w:rFonts w:ascii="宋体" w:hAnsi="宋体" w:hint="eastAsia"/>
          <w:sz w:val="24"/>
          <w:szCs w:val="24"/>
        </w:rPr>
        <w:t>MST中</w:t>
      </w:r>
      <w:r w:rsidRPr="00221827">
        <w:rPr>
          <w:rFonts w:ascii="宋体" w:hAnsi="宋体"/>
          <w:sz w:val="24"/>
          <w:szCs w:val="24"/>
        </w:rPr>
        <w:t>的扩展节点和叶子节点</w:t>
      </w:r>
      <w:r w:rsidRPr="00221827">
        <w:rPr>
          <w:rFonts w:ascii="宋体" w:hAnsi="宋体" w:hint="eastAsia"/>
          <w:sz w:val="24"/>
          <w:szCs w:val="24"/>
        </w:rPr>
        <w:t>。</w:t>
      </w:r>
      <w:r w:rsidRPr="00221827">
        <w:rPr>
          <w:rFonts w:ascii="宋体" w:hAnsi="宋体"/>
          <w:sz w:val="24"/>
          <w:szCs w:val="24"/>
        </w:rPr>
        <w:t>在这里</w:t>
      </w:r>
      <w:r w:rsidRPr="00221827">
        <w:rPr>
          <w:rFonts w:ascii="宋体" w:hAnsi="宋体" w:hint="eastAsia"/>
          <w:sz w:val="24"/>
          <w:szCs w:val="24"/>
        </w:rPr>
        <w:t>我们</w:t>
      </w:r>
      <w:r w:rsidRPr="00221827">
        <w:rPr>
          <w:rFonts w:ascii="宋体" w:hAnsi="宋体"/>
          <w:sz w:val="24"/>
          <w:szCs w:val="24"/>
        </w:rPr>
        <w:t>改进的一点是，</w:t>
      </w:r>
      <w:r w:rsidRPr="00221827">
        <w:rPr>
          <w:rFonts w:ascii="宋体" w:hAnsi="宋体" w:hint="eastAsia"/>
          <w:sz w:val="24"/>
          <w:szCs w:val="24"/>
        </w:rPr>
        <w:t>如果</w:t>
      </w:r>
      <w:r w:rsidRPr="00221827">
        <w:rPr>
          <w:rFonts w:ascii="宋体" w:hAnsi="宋体"/>
          <w:sz w:val="24"/>
          <w:szCs w:val="24"/>
        </w:rPr>
        <w:t>你想要进行模糊查询，并且在没有到达终态</w:t>
      </w:r>
      <w:r w:rsidRPr="00221827">
        <w:rPr>
          <w:rFonts w:ascii="宋体" w:hAnsi="宋体" w:hint="eastAsia"/>
          <w:sz w:val="24"/>
          <w:szCs w:val="24"/>
        </w:rPr>
        <w:t>前</w:t>
      </w:r>
      <w:r w:rsidRPr="00221827">
        <w:rPr>
          <w:rFonts w:ascii="宋体" w:hAnsi="宋体"/>
          <w:sz w:val="24"/>
          <w:szCs w:val="24"/>
        </w:rPr>
        <w:t>所有关键字就已经匹配完毕，则到达的该状态变为模糊接收状态</w:t>
      </w:r>
      <w:r w:rsidRPr="00221827">
        <w:rPr>
          <w:rFonts w:ascii="宋体" w:hAnsi="宋体" w:hint="eastAsia"/>
          <w:sz w:val="24"/>
          <w:szCs w:val="24"/>
        </w:rPr>
        <w:t>，此时</w:t>
      </w:r>
      <w:r w:rsidRPr="00221827">
        <w:rPr>
          <w:rFonts w:ascii="宋体" w:hAnsi="宋体"/>
          <w:sz w:val="24"/>
          <w:szCs w:val="24"/>
        </w:rPr>
        <w:t>自动机会返回该状态之后的所有结果。</w:t>
      </w:r>
      <w:r w:rsidRPr="00221827">
        <w:rPr>
          <w:rFonts w:ascii="宋体" w:hAnsi="宋体" w:hint="eastAsia"/>
          <w:sz w:val="24"/>
          <w:szCs w:val="24"/>
        </w:rPr>
        <w:t>因为输入关键词</w:t>
      </w:r>
      <w:r w:rsidRPr="00221827">
        <w:rPr>
          <w:rFonts w:ascii="宋体" w:hAnsi="宋体"/>
          <w:sz w:val="24"/>
          <w:szCs w:val="24"/>
        </w:rPr>
        <w:t>顺序</w:t>
      </w:r>
      <w:r w:rsidRPr="00221827">
        <w:rPr>
          <w:rFonts w:ascii="宋体" w:hAnsi="宋体" w:hint="eastAsia"/>
          <w:sz w:val="24"/>
          <w:szCs w:val="24"/>
        </w:rPr>
        <w:t>已经</w:t>
      </w:r>
      <w:r w:rsidRPr="00221827">
        <w:rPr>
          <w:rFonts w:ascii="宋体" w:hAnsi="宋体"/>
          <w:sz w:val="24"/>
          <w:szCs w:val="24"/>
        </w:rPr>
        <w:t>经过倒排列表进行</w:t>
      </w:r>
      <w:r w:rsidRPr="00221827">
        <w:rPr>
          <w:rFonts w:ascii="宋体" w:hAnsi="宋体" w:hint="eastAsia"/>
          <w:sz w:val="24"/>
          <w:szCs w:val="24"/>
        </w:rPr>
        <w:t>过</w:t>
      </w:r>
      <w:r w:rsidRPr="00221827">
        <w:rPr>
          <w:rFonts w:ascii="宋体" w:hAnsi="宋体"/>
          <w:sz w:val="24"/>
          <w:szCs w:val="24"/>
        </w:rPr>
        <w:t>排序</w:t>
      </w:r>
      <w:r w:rsidRPr="00221827">
        <w:rPr>
          <w:rFonts w:ascii="宋体" w:hAnsi="宋体" w:hint="eastAsia"/>
          <w:sz w:val="24"/>
          <w:szCs w:val="24"/>
        </w:rPr>
        <w:t>，</w:t>
      </w:r>
      <w:r w:rsidRPr="00221827">
        <w:rPr>
          <w:rFonts w:ascii="宋体" w:hAnsi="宋体"/>
          <w:sz w:val="24"/>
          <w:szCs w:val="24"/>
        </w:rPr>
        <w:t>因此</w:t>
      </w:r>
      <w:r w:rsidRPr="00221827">
        <w:rPr>
          <w:rFonts w:ascii="宋体" w:hAnsi="宋体" w:hint="eastAsia"/>
          <w:sz w:val="24"/>
          <w:szCs w:val="24"/>
        </w:rPr>
        <w:t>匹配</w:t>
      </w:r>
      <w:r w:rsidRPr="00221827">
        <w:rPr>
          <w:rFonts w:ascii="宋体" w:hAnsi="宋体"/>
          <w:sz w:val="24"/>
          <w:szCs w:val="24"/>
        </w:rPr>
        <w:t>过程中不会</w:t>
      </w:r>
      <w:r w:rsidRPr="00221827">
        <w:rPr>
          <w:rFonts w:ascii="宋体" w:hAnsi="宋体" w:hint="eastAsia"/>
          <w:sz w:val="24"/>
          <w:szCs w:val="24"/>
        </w:rPr>
        <w:t>出现</w:t>
      </w:r>
      <w:r w:rsidRPr="00221827">
        <w:rPr>
          <w:rFonts w:ascii="宋体" w:hAnsi="宋体"/>
          <w:sz w:val="24"/>
          <w:szCs w:val="24"/>
        </w:rPr>
        <w:t>递归匹配</w:t>
      </w:r>
      <w:r w:rsidRPr="00221827">
        <w:rPr>
          <w:rFonts w:ascii="宋体" w:hAnsi="宋体" w:hint="eastAsia"/>
          <w:sz w:val="24"/>
          <w:szCs w:val="24"/>
        </w:rPr>
        <w:t>的</w:t>
      </w:r>
      <w:r w:rsidRPr="00221827">
        <w:rPr>
          <w:rFonts w:ascii="宋体" w:hAnsi="宋体"/>
          <w:sz w:val="24"/>
          <w:szCs w:val="24"/>
        </w:rPr>
        <w:t>现象。</w:t>
      </w:r>
      <w:r w:rsidRPr="00221827">
        <w:rPr>
          <w:rFonts w:ascii="宋体" w:hAnsi="宋体" w:hint="eastAsia"/>
          <w:sz w:val="24"/>
          <w:szCs w:val="24"/>
        </w:rPr>
        <w:t>在提出多关键字</w:t>
      </w:r>
      <w:r w:rsidRPr="00221827">
        <w:rPr>
          <w:rFonts w:ascii="宋体" w:hAnsi="宋体"/>
          <w:sz w:val="24"/>
          <w:szCs w:val="24"/>
        </w:rPr>
        <w:t>匹配算法之前，我们</w:t>
      </w:r>
      <w:r w:rsidRPr="00221827">
        <w:rPr>
          <w:rFonts w:ascii="宋体" w:hAnsi="宋体" w:hint="eastAsia"/>
          <w:sz w:val="24"/>
          <w:szCs w:val="24"/>
        </w:rPr>
        <w:t>先提出</w:t>
      </w:r>
      <w:r w:rsidRPr="00221827">
        <w:rPr>
          <w:rFonts w:ascii="宋体" w:hAnsi="宋体"/>
          <w:sz w:val="24"/>
          <w:szCs w:val="24"/>
        </w:rPr>
        <w:t>以下相关概念：</w:t>
      </w:r>
    </w:p>
    <w:p w14:paraId="71CEDCB2" w14:textId="02130003"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定义1 自动机MACM是</w:t>
      </w:r>
      <w:r w:rsidRPr="00221827">
        <w:rPr>
          <w:rFonts w:ascii="宋体" w:hAnsi="宋体"/>
          <w:sz w:val="24"/>
          <w:szCs w:val="24"/>
        </w:rPr>
        <w:t>一</w:t>
      </w:r>
      <w:r w:rsidRPr="00221827">
        <w:rPr>
          <w:rFonts w:ascii="宋体" w:hAnsi="宋体" w:hint="eastAsia"/>
          <w:sz w:val="24"/>
          <w:szCs w:val="24"/>
        </w:rPr>
        <w:t xml:space="preserve">个五元组M=(Q, Σ, δ, </w:t>
      </w:r>
      <m:oMath>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0</m:t>
            </m:r>
          </m:sub>
        </m:sSub>
      </m:oMath>
      <w:r w:rsidRPr="00221827">
        <w:rPr>
          <w:rFonts w:ascii="宋体" w:hAnsi="宋体" w:hint="eastAsia"/>
          <w:sz w:val="24"/>
          <w:szCs w:val="24"/>
        </w:rPr>
        <w:t>, F)，Q=</w:t>
      </w:r>
      <w:r w:rsidRPr="00221827">
        <w:rPr>
          <w:rFonts w:ascii="宋体" w:hAnsi="宋体"/>
          <w:sz w:val="24"/>
          <w:szCs w:val="24"/>
        </w:rPr>
        <w:t>{</w:t>
      </w:r>
      <m:oMath>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2</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m</m:t>
            </m:r>
          </m:sub>
        </m:sSub>
      </m:oMath>
      <w:r w:rsidRPr="00221827">
        <w:rPr>
          <w:rFonts w:ascii="宋体" w:hAnsi="宋体"/>
          <w:sz w:val="24"/>
          <w:szCs w:val="24"/>
        </w:rPr>
        <w:t>}</w:t>
      </w:r>
      <w:r w:rsidRPr="00221827">
        <w:rPr>
          <w:rFonts w:ascii="宋体" w:hAnsi="宋体" w:hint="eastAsia"/>
          <w:sz w:val="24"/>
          <w:szCs w:val="24"/>
        </w:rPr>
        <w:t>是有</w:t>
      </w:r>
      <w:proofErr w:type="gramStart"/>
      <w:r w:rsidRPr="00221827">
        <w:rPr>
          <w:rFonts w:ascii="宋体" w:hAnsi="宋体" w:hint="eastAsia"/>
          <w:sz w:val="24"/>
          <w:szCs w:val="24"/>
        </w:rPr>
        <w:t>穷状态集</w:t>
      </w:r>
      <w:proofErr w:type="gramEnd"/>
      <w:r w:rsidRPr="00221827">
        <w:rPr>
          <w:rFonts w:ascii="宋体" w:hAnsi="宋体"/>
          <w:sz w:val="24"/>
          <w:szCs w:val="24"/>
        </w:rPr>
        <w:t>，对应</w:t>
      </w:r>
      <w:r w:rsidRPr="00221827">
        <w:rPr>
          <w:rFonts w:ascii="宋体" w:hAnsi="宋体" w:hint="eastAsia"/>
          <w:sz w:val="24"/>
          <w:szCs w:val="24"/>
        </w:rPr>
        <w:t>MST上</w:t>
      </w:r>
      <w:r w:rsidRPr="00221827">
        <w:rPr>
          <w:rFonts w:ascii="宋体" w:hAnsi="宋体"/>
          <w:sz w:val="24"/>
          <w:szCs w:val="24"/>
        </w:rPr>
        <w:t>的所有节点，</w:t>
      </w:r>
      <w:r w:rsidRPr="00221827">
        <w:rPr>
          <w:rFonts w:ascii="宋体" w:hAnsi="宋体" w:hint="eastAsia"/>
          <w:sz w:val="24"/>
          <w:szCs w:val="24"/>
        </w:rPr>
        <w:t>Σ是</w:t>
      </w:r>
      <w:r w:rsidRPr="00221827">
        <w:rPr>
          <w:rFonts w:ascii="宋体" w:hAnsi="宋体"/>
          <w:sz w:val="24"/>
          <w:szCs w:val="24"/>
        </w:rPr>
        <w:t>单词表，</w:t>
      </w:r>
      <w:r w:rsidRPr="00221827">
        <w:rPr>
          <w:rFonts w:ascii="宋体" w:hAnsi="宋体" w:hint="eastAsia"/>
          <w:sz w:val="24"/>
          <w:szCs w:val="24"/>
        </w:rPr>
        <w:t>即</w:t>
      </w:r>
      <w:r w:rsidRPr="00221827">
        <w:rPr>
          <w:rFonts w:ascii="宋体" w:hAnsi="宋体"/>
          <w:sz w:val="24"/>
          <w:szCs w:val="24"/>
        </w:rPr>
        <w:t>系统中</w:t>
      </w:r>
      <w:r w:rsidRPr="00221827">
        <w:rPr>
          <w:rFonts w:ascii="宋体" w:hAnsi="宋体" w:hint="eastAsia"/>
          <w:sz w:val="24"/>
          <w:szCs w:val="24"/>
        </w:rPr>
        <w:t>的</w:t>
      </w:r>
      <w:r w:rsidRPr="00221827">
        <w:rPr>
          <w:rFonts w:ascii="宋体" w:hAnsi="宋体"/>
          <w:sz w:val="24"/>
          <w:szCs w:val="24"/>
        </w:rPr>
        <w:t>倒排列表，</w:t>
      </w:r>
      <w:r w:rsidRPr="00221827">
        <w:rPr>
          <w:rFonts w:ascii="宋体" w:hAnsi="宋体" w:hint="eastAsia"/>
          <w:sz w:val="24"/>
          <w:szCs w:val="24"/>
        </w:rPr>
        <w:t>δ是转移函数</w:t>
      </w:r>
      <w:r w:rsidRPr="00221827">
        <w:rPr>
          <w:rFonts w:ascii="宋体" w:hAnsi="宋体"/>
          <w:sz w:val="24"/>
          <w:szCs w:val="24"/>
        </w:rPr>
        <w:t>，</w:t>
      </w:r>
      <w:r w:rsidRPr="00221827">
        <w:rPr>
          <w:rFonts w:ascii="宋体" w:hAnsi="宋体" w:hint="eastAsia"/>
          <w:sz w:val="24"/>
          <w:szCs w:val="24"/>
        </w:rPr>
        <w:t>输入</w:t>
      </w:r>
      <w:r w:rsidRPr="00221827">
        <w:rPr>
          <w:rFonts w:ascii="宋体" w:hAnsi="宋体"/>
          <w:sz w:val="24"/>
          <w:szCs w:val="24"/>
        </w:rPr>
        <w:t>一个新的关键词通过转移函数可以</w:t>
      </w:r>
      <w:r w:rsidRPr="00221827">
        <w:rPr>
          <w:rFonts w:ascii="宋体" w:hAnsi="宋体" w:hint="eastAsia"/>
          <w:sz w:val="24"/>
          <w:szCs w:val="24"/>
        </w:rPr>
        <w:t>转到</w:t>
      </w:r>
      <w:r w:rsidRPr="00221827">
        <w:rPr>
          <w:rFonts w:ascii="宋体" w:hAnsi="宋体"/>
          <w:sz w:val="24"/>
          <w:szCs w:val="24"/>
        </w:rPr>
        <w:t>下一个状态，</w:t>
      </w:r>
      <m:oMath>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0</m:t>
            </m:r>
          </m:sub>
        </m:sSub>
      </m:oMath>
      <w:r w:rsidRPr="00221827">
        <w:rPr>
          <w:rFonts w:ascii="宋体" w:hAnsi="宋体" w:hint="eastAsia"/>
          <w:sz w:val="24"/>
          <w:szCs w:val="24"/>
        </w:rPr>
        <w:t>是MACM的</w:t>
      </w:r>
      <w:r w:rsidRPr="00221827">
        <w:rPr>
          <w:rFonts w:ascii="宋体" w:hAnsi="宋体"/>
          <w:sz w:val="24"/>
          <w:szCs w:val="24"/>
        </w:rPr>
        <w:t>初始状态，</w:t>
      </w:r>
      <w:r w:rsidRPr="00221827">
        <w:rPr>
          <w:rFonts w:ascii="宋体" w:hAnsi="宋体" w:hint="eastAsia"/>
          <w:sz w:val="24"/>
          <w:szCs w:val="24"/>
        </w:rPr>
        <w:t>对应MST上的root节点</w:t>
      </w:r>
      <w:r w:rsidRPr="00221827">
        <w:rPr>
          <w:rFonts w:ascii="宋体" w:hAnsi="宋体"/>
          <w:sz w:val="24"/>
          <w:szCs w:val="24"/>
        </w:rPr>
        <w:t>，</w:t>
      </w:r>
      <w:r w:rsidRPr="00221827">
        <w:rPr>
          <w:rFonts w:ascii="宋体" w:hAnsi="宋体" w:hint="eastAsia"/>
          <w:sz w:val="24"/>
          <w:szCs w:val="24"/>
        </w:rPr>
        <w:t>F是MACM的</w:t>
      </w:r>
      <w:r w:rsidRPr="00221827">
        <w:rPr>
          <w:rFonts w:ascii="宋体" w:hAnsi="宋体"/>
          <w:sz w:val="24"/>
          <w:szCs w:val="24"/>
        </w:rPr>
        <w:t>中止状态，对应</w:t>
      </w:r>
      <w:r w:rsidRPr="00221827">
        <w:rPr>
          <w:rFonts w:ascii="宋体" w:hAnsi="宋体" w:hint="eastAsia"/>
          <w:sz w:val="24"/>
          <w:szCs w:val="24"/>
        </w:rPr>
        <w:t>MST的</w:t>
      </w:r>
      <w:r w:rsidRPr="00221827">
        <w:rPr>
          <w:rFonts w:ascii="宋体" w:hAnsi="宋体"/>
          <w:sz w:val="24"/>
          <w:szCs w:val="24"/>
        </w:rPr>
        <w:t>叶子节点和扩展节点。</w:t>
      </w:r>
      <w:r w:rsidRPr="00221827">
        <w:rPr>
          <w:rFonts w:ascii="宋体" w:hAnsi="宋体" w:hint="eastAsia"/>
          <w:sz w:val="24"/>
          <w:szCs w:val="24"/>
        </w:rPr>
        <w:t>自动机</w:t>
      </w:r>
      <w:r w:rsidRPr="00221827">
        <w:rPr>
          <w:rFonts w:ascii="宋体" w:hAnsi="宋体"/>
          <w:sz w:val="24"/>
          <w:szCs w:val="24"/>
        </w:rPr>
        <w:t>的</w:t>
      </w:r>
      <w:r w:rsidRPr="00221827">
        <w:rPr>
          <w:rFonts w:ascii="宋体" w:hAnsi="宋体" w:hint="eastAsia"/>
          <w:sz w:val="24"/>
          <w:szCs w:val="24"/>
        </w:rPr>
        <w:t>结构</w:t>
      </w:r>
      <w:r w:rsidRPr="00221827">
        <w:rPr>
          <w:rFonts w:ascii="宋体" w:hAnsi="宋体"/>
          <w:sz w:val="24"/>
          <w:szCs w:val="24"/>
        </w:rPr>
        <w:t>如图</w:t>
      </w:r>
      <w:r w:rsidR="00F1725B">
        <w:rPr>
          <w:rFonts w:ascii="宋体" w:hAnsi="宋体" w:hint="eastAsia"/>
          <w:sz w:val="24"/>
          <w:szCs w:val="24"/>
        </w:rPr>
        <w:t>11</w:t>
      </w:r>
      <w:r w:rsidRPr="00221827">
        <w:rPr>
          <w:rFonts w:ascii="宋体" w:hAnsi="宋体" w:hint="eastAsia"/>
          <w:sz w:val="24"/>
          <w:szCs w:val="24"/>
        </w:rPr>
        <w:t>所示</w:t>
      </w:r>
      <w:r w:rsidRPr="00221827">
        <w:rPr>
          <w:rFonts w:ascii="宋体" w:hAnsi="宋体"/>
          <w:sz w:val="24"/>
          <w:szCs w:val="24"/>
        </w:rPr>
        <w:t>。</w:t>
      </w:r>
    </w:p>
    <w:p w14:paraId="27F57A26" w14:textId="77777777"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定义2 对于</w:t>
      </w:r>
      <w:r w:rsidRPr="00221827">
        <w:rPr>
          <w:rFonts w:ascii="宋体" w:hAnsi="宋体"/>
          <w:sz w:val="24"/>
          <w:szCs w:val="24"/>
        </w:rPr>
        <w:t>状态</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hint="eastAsia"/>
          <w:sz w:val="24"/>
          <w:szCs w:val="24"/>
        </w:rPr>
        <w:t>∈</w:t>
      </w:r>
      <w:proofErr w:type="spellStart"/>
      <w:r w:rsidRPr="00221827">
        <w:rPr>
          <w:rFonts w:ascii="宋体" w:hAnsi="宋体" w:hint="eastAsia"/>
          <w:sz w:val="24"/>
          <w:szCs w:val="24"/>
        </w:rPr>
        <w:t>Q</w:t>
      </w:r>
      <w:r w:rsidRPr="00221827">
        <w:rPr>
          <w:rFonts w:ascii="宋体" w:hAnsi="宋体"/>
          <w:sz w:val="24"/>
          <w:szCs w:val="24"/>
        </w:rPr>
        <w:t>,pref</w:t>
      </w:r>
      <w:proofErr w:type="spellEnd"/>
      <w:r w:rsidRPr="00221827">
        <w:rPr>
          <w:rFonts w:ascii="宋体" w:hAnsi="宋体"/>
          <w:sz w:val="24"/>
          <w:szCs w:val="24"/>
        </w:rPr>
        <w:t>(</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sz w:val="24"/>
          <w:szCs w:val="24"/>
        </w:rPr>
        <w:t>)</w:t>
      </w:r>
      <w:r w:rsidRPr="00221827">
        <w:rPr>
          <w:rFonts w:ascii="宋体" w:hAnsi="宋体" w:hint="eastAsia"/>
          <w:sz w:val="24"/>
          <w:szCs w:val="24"/>
        </w:rPr>
        <w:t>表示</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hint="eastAsia"/>
          <w:sz w:val="24"/>
          <w:szCs w:val="24"/>
        </w:rPr>
        <w:t>的</w:t>
      </w:r>
      <w:r w:rsidRPr="00221827">
        <w:rPr>
          <w:rFonts w:ascii="宋体" w:hAnsi="宋体"/>
          <w:sz w:val="24"/>
          <w:szCs w:val="24"/>
        </w:rPr>
        <w:t>所有</w:t>
      </w:r>
      <w:r w:rsidRPr="00221827">
        <w:rPr>
          <w:rFonts w:ascii="宋体" w:hAnsi="宋体" w:hint="eastAsia"/>
          <w:sz w:val="24"/>
          <w:szCs w:val="24"/>
        </w:rPr>
        <w:t>前驱</w:t>
      </w:r>
      <w:r w:rsidRPr="00221827">
        <w:rPr>
          <w:rFonts w:ascii="宋体" w:hAnsi="宋体"/>
          <w:sz w:val="24"/>
          <w:szCs w:val="24"/>
        </w:rPr>
        <w:t>状态，</w:t>
      </w:r>
      <w:r w:rsidRPr="00221827">
        <w:rPr>
          <w:rFonts w:ascii="宋体" w:hAnsi="宋体" w:hint="eastAsia"/>
          <w:sz w:val="24"/>
          <w:szCs w:val="24"/>
        </w:rPr>
        <w:t>即</w:t>
      </w:r>
      <w:proofErr w:type="spellStart"/>
      <w:r w:rsidRPr="00221827">
        <w:rPr>
          <w:rFonts w:ascii="宋体" w:hAnsi="宋体"/>
          <w:sz w:val="24"/>
          <w:szCs w:val="24"/>
        </w:rPr>
        <w:t>pref</w:t>
      </w:r>
      <w:proofErr w:type="spellEnd"/>
      <w:r w:rsidRPr="00221827">
        <w:rPr>
          <w:rFonts w:ascii="宋体" w:hAnsi="宋体"/>
          <w:sz w:val="24"/>
          <w:szCs w:val="24"/>
        </w:rPr>
        <w:t>(</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hint="eastAsia"/>
                <w:sz w:val="24"/>
                <w:szCs w:val="24"/>
              </w:rPr>
              <m:t>δ</m:t>
            </m:r>
          </m:e>
          <m:sup>
            <m:r>
              <m:rPr>
                <m:sty m:val="p"/>
              </m:rPr>
              <w:rPr>
                <w:rFonts w:ascii="Cambria Math" w:hAnsi="Cambria Math"/>
                <w:sz w:val="24"/>
                <w:szCs w:val="24"/>
              </w:rPr>
              <m:t>'</m:t>
            </m:r>
          </m:sup>
        </m:sSup>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j</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i</m:t>
                </m:r>
                <m:r>
                  <m:rPr>
                    <m:sty m:val="p"/>
                  </m:rPr>
                  <w:rPr>
                    <w:rFonts w:ascii="Cambria Math" w:hAnsi="Cambria Math"/>
                    <w:sz w:val="24"/>
                    <w:szCs w:val="24"/>
                  </w:rPr>
                  <m:t xml:space="preserve"> </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sz w:val="24"/>
          <w:szCs w:val="24"/>
        </w:rPr>
        <w:t>}</w:t>
      </w:r>
      <w:r w:rsidRPr="00221827">
        <w:rPr>
          <w:rFonts w:ascii="宋体" w:hAnsi="宋体" w:hint="eastAsia"/>
          <w:sz w:val="24"/>
          <w:szCs w:val="24"/>
        </w:rPr>
        <w:t xml:space="preserve"> </w:t>
      </w:r>
      <w:r w:rsidRPr="00221827">
        <w:rPr>
          <w:rFonts w:ascii="宋体" w:hAnsi="宋体"/>
          <w:sz w:val="24"/>
          <w:szCs w:val="24"/>
        </w:rPr>
        <w:t>,</w:t>
      </w:r>
      <w:proofErr w:type="spellStart"/>
      <w:r w:rsidRPr="00221827">
        <w:rPr>
          <w:rFonts w:ascii="宋体" w:hAnsi="宋体" w:hint="eastAsia"/>
          <w:sz w:val="24"/>
          <w:szCs w:val="24"/>
        </w:rPr>
        <w:t>suff</w:t>
      </w:r>
      <w:proofErr w:type="spellEnd"/>
      <w:r w:rsidRPr="00221827">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hint="eastAsia"/>
          <w:sz w:val="24"/>
          <w:szCs w:val="24"/>
        </w:rPr>
        <w:t>)表示</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hint="eastAsia"/>
          <w:sz w:val="24"/>
          <w:szCs w:val="24"/>
        </w:rPr>
        <w:t>的后继状态</w:t>
      </w:r>
      <w:r w:rsidRPr="00221827">
        <w:rPr>
          <w:rFonts w:ascii="宋体" w:hAnsi="宋体"/>
          <w:sz w:val="24"/>
          <w:szCs w:val="24"/>
        </w:rPr>
        <w:t>，即</w:t>
      </w:r>
      <w:proofErr w:type="spellStart"/>
      <w:r w:rsidRPr="00221827">
        <w:rPr>
          <w:rFonts w:ascii="宋体" w:hAnsi="宋体"/>
          <w:sz w:val="24"/>
          <w:szCs w:val="24"/>
        </w:rPr>
        <w:t>suff</w:t>
      </w:r>
      <w:proofErr w:type="spellEnd"/>
      <w:r w:rsidRPr="00221827">
        <w:rPr>
          <w:rFonts w:ascii="宋体" w:hAnsi="宋体"/>
          <w:sz w:val="24"/>
          <w:szCs w:val="24"/>
        </w:rPr>
        <w:t>(</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221827">
        <w:rPr>
          <w:rFonts w:ascii="宋体" w:hAnsi="宋体"/>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hint="eastAsia"/>
                <w:sz w:val="24"/>
                <w:szCs w:val="24"/>
              </w:rPr>
              <m:t>δ</m:t>
            </m:r>
          </m:e>
          <m:sup>
            <m:r>
              <m:rPr>
                <m:sty m:val="p"/>
              </m:rPr>
              <w:rPr>
                <w:rFonts w:ascii="Cambria Math" w:hAnsi="Cambria Math"/>
                <w:sz w:val="24"/>
                <w:szCs w:val="24"/>
              </w:rPr>
              <m:t>'</m:t>
            </m:r>
          </m:sup>
        </m:sSup>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i</m:t>
                </m:r>
                <m:r>
                  <m:rPr>
                    <m:sty m:val="p"/>
                  </m:rPr>
                  <w:rPr>
                    <w:rFonts w:ascii="Cambria Math" w:hAnsi="Cambria Math"/>
                    <w:sz w:val="24"/>
                    <w:szCs w:val="24"/>
                  </w:rPr>
                  <m:t xml:space="preserve"> </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j</m:t>
            </m:r>
          </m:sub>
        </m:sSub>
      </m:oMath>
      <w:r w:rsidRPr="00221827">
        <w:rPr>
          <w:rFonts w:ascii="宋体" w:hAnsi="宋体"/>
          <w:sz w:val="24"/>
          <w:szCs w:val="24"/>
        </w:rPr>
        <w:t>}</w:t>
      </w:r>
    </w:p>
    <w:p w14:paraId="0F5BDA5A" w14:textId="77777777" w:rsidR="00951C85" w:rsidRPr="00951C85" w:rsidRDefault="00951C85" w:rsidP="00951C85">
      <w:pPr>
        <w:jc w:val="center"/>
        <w:rPr>
          <w:szCs w:val="21"/>
        </w:rPr>
      </w:pPr>
      <w:r w:rsidRPr="00951C85">
        <w:object w:dxaOrig="13395" w:dyaOrig="9046" w14:anchorId="502A55F4">
          <v:shape id="_x0000_i1026" type="#_x0000_t75" style="width:415pt;height:280pt" o:ole="">
            <v:imagedata r:id="rId24" o:title=""/>
          </v:shape>
          <o:OLEObject Type="Embed" ProgID="Visio.Drawing.15" ShapeID="_x0000_i1026" DrawAspect="Content" ObjectID="_1676742405" r:id="rId25"/>
        </w:object>
      </w:r>
    </w:p>
    <w:p w14:paraId="51D45A4E" w14:textId="4DE9A616" w:rsidR="00951C85" w:rsidRPr="00951C85" w:rsidRDefault="00951C85" w:rsidP="00951C85">
      <w:pPr>
        <w:jc w:val="center"/>
        <w:rPr>
          <w:szCs w:val="21"/>
        </w:rPr>
      </w:pPr>
      <w:r w:rsidRPr="00951C85">
        <w:rPr>
          <w:rFonts w:hint="eastAsia"/>
          <w:szCs w:val="21"/>
        </w:rPr>
        <w:t>图</w:t>
      </w:r>
      <w:r w:rsidR="00F1725B">
        <w:rPr>
          <w:rFonts w:hint="eastAsia"/>
          <w:szCs w:val="21"/>
        </w:rPr>
        <w:t>11</w:t>
      </w:r>
      <w:r w:rsidRPr="00951C85">
        <w:rPr>
          <w:rFonts w:hint="eastAsia"/>
          <w:szCs w:val="21"/>
        </w:rPr>
        <w:t xml:space="preserve"> AC</w:t>
      </w:r>
      <w:r w:rsidRPr="00951C85">
        <w:rPr>
          <w:rFonts w:hint="eastAsia"/>
          <w:szCs w:val="21"/>
        </w:rPr>
        <w:t>自动机</w:t>
      </w:r>
      <w:r w:rsidRPr="00951C85">
        <w:rPr>
          <w:szCs w:val="21"/>
        </w:rPr>
        <w:t>的结构</w:t>
      </w:r>
    </w:p>
    <w:p w14:paraId="5A99313C" w14:textId="77777777" w:rsidR="00951C85" w:rsidRPr="00951C85" w:rsidRDefault="00951C85" w:rsidP="00951C85">
      <w:pPr>
        <w:rPr>
          <w:szCs w:val="21"/>
        </w:rPr>
      </w:pPr>
      <w:r w:rsidRPr="00951C85">
        <w:rPr>
          <w:rFonts w:hint="eastAsia"/>
          <w:szCs w:val="21"/>
        </w:rPr>
        <w:t>多关键字</w:t>
      </w:r>
      <w:r w:rsidRPr="00951C85">
        <w:rPr>
          <w:szCs w:val="21"/>
        </w:rPr>
        <w:t>匹配算法：</w:t>
      </w:r>
    </w:p>
    <w:p w14:paraId="4202AEE7" w14:textId="77777777" w:rsidR="00951C85" w:rsidRPr="00951C85" w:rsidRDefault="00951C85" w:rsidP="00951C85">
      <w:pPr>
        <w:rPr>
          <w:rFonts w:ascii="Arial" w:hAnsi="Arial" w:cs="Arial"/>
          <w:color w:val="333333"/>
          <w:sz w:val="20"/>
          <w:szCs w:val="20"/>
          <w:shd w:val="clear" w:color="auto" w:fill="FFFFFF"/>
        </w:rPr>
      </w:pPr>
      <w:r w:rsidRPr="00951C85">
        <w:rPr>
          <w:rFonts w:ascii="Arial" w:hAnsi="Arial" w:cs="Arial"/>
          <w:color w:val="333333"/>
          <w:sz w:val="20"/>
          <w:szCs w:val="20"/>
          <w:shd w:val="clear" w:color="auto" w:fill="FFFFFF"/>
        </w:rPr>
        <w:t>Algorithm 3: MACM match</w:t>
      </w:r>
    </w:p>
    <w:p w14:paraId="7BFCA12A" w14:textId="77777777" w:rsidR="00951C85" w:rsidRPr="00951C85" w:rsidRDefault="00951C85" w:rsidP="00951C85">
      <w:pPr>
        <w:rPr>
          <w:rFonts w:ascii="Arial" w:hAnsi="Arial" w:cs="Arial"/>
          <w:color w:val="333333"/>
          <w:sz w:val="20"/>
          <w:szCs w:val="20"/>
          <w:shd w:val="clear" w:color="auto" w:fill="FFFFFF"/>
        </w:rPr>
      </w:pPr>
      <w:r w:rsidRPr="00951C85">
        <w:rPr>
          <w:rFonts w:ascii="Arial" w:hAnsi="Arial" w:cs="Arial"/>
          <w:color w:val="333333"/>
          <w:sz w:val="20"/>
          <w:szCs w:val="20"/>
          <w:shd w:val="clear" w:color="auto" w:fill="FFFFFF"/>
        </w:rPr>
        <w:t>Input</w:t>
      </w:r>
      <w:r w:rsidRPr="00951C85">
        <w:rPr>
          <w:rFonts w:ascii="Arial" w:hAnsi="Arial" w:cs="Arial" w:hint="eastAsia"/>
          <w:color w:val="333333"/>
          <w:sz w:val="20"/>
          <w:szCs w:val="20"/>
          <w:shd w:val="clear" w:color="auto" w:fill="FFFFFF"/>
        </w:rPr>
        <w:t>:</w:t>
      </w:r>
      <m:oMath>
        <m:r>
          <m:rPr>
            <m:sty m:val="p"/>
          </m:rPr>
          <w:rPr>
            <w:rFonts w:ascii="Cambria Math" w:hAnsi="Cambria Math" w:cs="Arial"/>
            <w:color w:val="333333"/>
            <w:sz w:val="20"/>
            <w:szCs w:val="20"/>
            <w:shd w:val="clear" w:color="auto" w:fill="FFFFFF"/>
          </w:rPr>
          <m:t xml:space="preserve"> </m:t>
        </m:r>
      </m:oMath>
      <w:r w:rsidRPr="00951C85">
        <w:rPr>
          <w:rFonts w:ascii="Arial" w:hAnsi="Arial" w:cs="Arial"/>
          <w:color w:val="333333"/>
          <w:sz w:val="20"/>
          <w:szCs w:val="20"/>
          <w:shd w:val="clear" w:color="auto" w:fill="FFFFFF"/>
        </w:rPr>
        <w:t xml:space="preserve">MACM m, MST </w:t>
      </w:r>
      <w:proofErr w:type="spellStart"/>
      <w:r w:rsidRPr="00951C85">
        <w:rPr>
          <w:rFonts w:ascii="Arial" w:hAnsi="Arial" w:cs="Arial"/>
          <w:color w:val="333333"/>
          <w:sz w:val="20"/>
          <w:szCs w:val="20"/>
          <w:shd w:val="clear" w:color="auto" w:fill="FFFFFF"/>
        </w:rPr>
        <w:t>mst</w:t>
      </w:r>
      <w:proofErr w:type="spellEnd"/>
      <w:r w:rsidRPr="00951C85">
        <w:rPr>
          <w:rFonts w:ascii="Arial" w:hAnsi="Arial" w:cs="Arial"/>
          <w:color w:val="333333"/>
          <w:sz w:val="20"/>
          <w:szCs w:val="20"/>
          <w:shd w:val="clear" w:color="auto" w:fill="FFFFFF"/>
        </w:rPr>
        <w:t>，</w:t>
      </w:r>
      <w:r w:rsidRPr="00951C85">
        <w:rPr>
          <w:rFonts w:ascii="Arial" w:hAnsi="Arial" w:cs="Arial" w:hint="eastAsia"/>
          <w:color w:val="333333"/>
          <w:sz w:val="20"/>
          <w:szCs w:val="20"/>
          <w:shd w:val="clear" w:color="auto" w:fill="FFFFFF"/>
        </w:rPr>
        <w:t>query</w:t>
      </w:r>
      <w:r w:rsidRPr="00951C85">
        <w:rPr>
          <w:rFonts w:ascii="Arial" w:hAnsi="Arial" w:cs="Arial"/>
          <w:color w:val="333333"/>
          <w:sz w:val="20"/>
          <w:szCs w:val="20"/>
          <w:shd w:val="clear" w:color="auto" w:fill="FFFFFF"/>
        </w:rPr>
        <w:t xml:space="preserve"> list key=</w:t>
      </w:r>
      <w:r w:rsidRPr="00951C85">
        <w:rPr>
          <w:rFonts w:ascii="Arial" w:hAnsi="Arial" w:cs="Arial" w:hint="eastAsia"/>
          <w:color w:val="333333"/>
          <w:sz w:val="20"/>
          <w:szCs w:val="20"/>
          <w:shd w:val="clear" w:color="auto" w:fill="FFFFFF"/>
        </w:rPr>
        <w:t>&lt;</w:t>
      </w:r>
      <w:r w:rsidRPr="00951C85">
        <w:rPr>
          <w:rFonts w:ascii="Arial" w:hAnsi="Arial" w:cs="Arial"/>
          <w:color w:val="333333"/>
          <w:sz w:val="20"/>
          <w:szCs w:val="20"/>
          <w:shd w:val="clear" w:color="auto" w:fill="FFFFFF"/>
        </w:rPr>
        <w:t>K</w:t>
      </w:r>
      <w:r w:rsidRPr="00951C85">
        <w:rPr>
          <w:rFonts w:ascii="Arial" w:hAnsi="Arial" w:cs="Arial" w:hint="eastAsia"/>
          <w:color w:val="333333"/>
          <w:sz w:val="20"/>
          <w:szCs w:val="20"/>
          <w:shd w:val="clear" w:color="auto" w:fill="FFFFFF"/>
        </w:rPr>
        <w:t>&gt;</w:t>
      </w:r>
      <w:r w:rsidRPr="00951C85">
        <w:rPr>
          <w:rFonts w:ascii="Arial" w:hAnsi="Arial" w:cs="Arial"/>
          <w:color w:val="333333"/>
          <w:sz w:val="20"/>
          <w:szCs w:val="20"/>
          <w:shd w:val="clear" w:color="auto" w:fill="FFFFFF"/>
        </w:rPr>
        <w:t>,query type:</w:t>
      </w:r>
      <w:r w:rsidRPr="00951C85">
        <w:t xml:space="preserve"> </w:t>
      </w:r>
      <w:r w:rsidRPr="00951C85">
        <w:rPr>
          <w:rFonts w:ascii="Arial" w:hAnsi="Arial" w:cs="Arial"/>
          <w:color w:val="333333"/>
          <w:sz w:val="20"/>
          <w:szCs w:val="20"/>
          <w:shd w:val="clear" w:color="auto" w:fill="FFFFFF"/>
        </w:rPr>
        <w:t>certain or fuzzy</w:t>
      </w:r>
    </w:p>
    <w:p w14:paraId="25BFD2E1" w14:textId="77777777" w:rsidR="00951C85" w:rsidRPr="00951C85" w:rsidRDefault="00951C85" w:rsidP="00951C85">
      <w:pPr>
        <w:rPr>
          <w:rFonts w:ascii="Arial" w:hAnsi="Arial" w:cs="Arial"/>
          <w:color w:val="333333"/>
          <w:sz w:val="20"/>
          <w:szCs w:val="20"/>
          <w:shd w:val="clear" w:color="auto" w:fill="FFFFFF"/>
        </w:rPr>
      </w:pPr>
      <w:proofErr w:type="spellStart"/>
      <w:proofErr w:type="gramStart"/>
      <w:r w:rsidRPr="00951C85">
        <w:rPr>
          <w:rFonts w:ascii="Arial" w:hAnsi="Arial" w:cs="Arial"/>
          <w:color w:val="333333"/>
          <w:sz w:val="20"/>
          <w:szCs w:val="20"/>
          <w:shd w:val="clear" w:color="auto" w:fill="FFFFFF"/>
        </w:rPr>
        <w:t>Output:result</w:t>
      </w:r>
      <w:proofErr w:type="spellEnd"/>
      <w:proofErr w:type="gramEnd"/>
      <w:r w:rsidRPr="00951C85">
        <w:rPr>
          <w:rFonts w:ascii="Arial" w:hAnsi="Arial" w:cs="Arial"/>
          <w:color w:val="333333"/>
          <w:sz w:val="20"/>
          <w:szCs w:val="20"/>
          <w:shd w:val="clear" w:color="auto" w:fill="FFFFFF"/>
        </w:rPr>
        <w:t xml:space="preserve"> </w:t>
      </w:r>
      <w:proofErr w:type="spellStart"/>
      <w:r w:rsidRPr="00951C85">
        <w:rPr>
          <w:rFonts w:ascii="Arial" w:hAnsi="Arial" w:cs="Arial"/>
          <w:color w:val="333333"/>
          <w:sz w:val="20"/>
          <w:szCs w:val="20"/>
          <w:shd w:val="clear" w:color="auto" w:fill="FFFFFF"/>
        </w:rPr>
        <w:t>blockNumber</w:t>
      </w:r>
      <w:proofErr w:type="spellEnd"/>
      <w:r w:rsidRPr="00951C85">
        <w:rPr>
          <w:rFonts w:ascii="Arial" w:hAnsi="Arial" w:cs="Arial"/>
          <w:color w:val="333333"/>
          <w:sz w:val="20"/>
          <w:szCs w:val="20"/>
          <w:shd w:val="clear" w:color="auto" w:fill="FFFFFF"/>
        </w:rPr>
        <w:t>=&lt;R&gt;,VO</w:t>
      </w:r>
    </w:p>
    <w:p w14:paraId="4B09B6B6" w14:textId="77777777" w:rsidR="00951C85" w:rsidRPr="00951C85" w:rsidRDefault="00951C85" w:rsidP="00951C85">
      <w:pPr>
        <w:rPr>
          <w:rFonts w:ascii="Arial" w:hAnsi="Arial" w:cs="Arial"/>
          <w:color w:val="333333"/>
          <w:sz w:val="20"/>
          <w:szCs w:val="20"/>
          <w:shd w:val="clear" w:color="auto" w:fill="FFFFFF"/>
        </w:rPr>
      </w:pPr>
      <w:r w:rsidRPr="00951C85">
        <w:rPr>
          <w:rFonts w:ascii="Arial" w:hAnsi="Arial" w:cs="Arial"/>
          <w:color w:val="333333"/>
          <w:sz w:val="20"/>
          <w:szCs w:val="20"/>
          <w:shd w:val="clear" w:color="auto" w:fill="FFFFFF"/>
        </w:rPr>
        <w:t>Let state is the initial state of m</w:t>
      </w:r>
    </w:p>
    <w:p w14:paraId="4EB34E11"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rPr>
          <w:rFonts w:ascii="Arial" w:hAnsi="Arial" w:cs="Arial"/>
          <w:color w:val="333333"/>
          <w:sz w:val="20"/>
          <w:szCs w:val="20"/>
          <w:shd w:val="clear" w:color="auto" w:fill="FFFFFF"/>
        </w:rPr>
        <w:t xml:space="preserve">state &lt;- </w:t>
      </w:r>
      <m:oMath>
        <m:sSub>
          <m:sSubPr>
            <m:ctrlPr>
              <w:rPr>
                <w:rFonts w:ascii="Cambria Math" w:hAnsi="Cambria Math" w:cs="Arial"/>
                <w:color w:val="333333"/>
                <w:sz w:val="20"/>
                <w:szCs w:val="20"/>
                <w:shd w:val="clear" w:color="auto" w:fill="FFFFFF"/>
              </w:rPr>
            </m:ctrlPr>
          </m:sSubPr>
          <m:e>
            <m:r>
              <w:rPr>
                <w:rFonts w:ascii="Cambria Math" w:hAnsi="Cambria Math" w:cs="Arial"/>
                <w:color w:val="333333"/>
                <w:sz w:val="20"/>
                <w:szCs w:val="20"/>
                <w:shd w:val="clear" w:color="auto" w:fill="FFFFFF"/>
              </w:rPr>
              <m:t>q</m:t>
            </m:r>
          </m:e>
          <m:sub>
            <m:r>
              <w:rPr>
                <w:rFonts w:ascii="Cambria Math" w:hAnsi="Cambria Math" w:cs="Arial"/>
                <w:color w:val="333333"/>
                <w:sz w:val="20"/>
                <w:szCs w:val="20"/>
                <w:shd w:val="clear" w:color="auto" w:fill="FFFFFF"/>
              </w:rPr>
              <m:t>0</m:t>
            </m:r>
          </m:sub>
        </m:sSub>
      </m:oMath>
    </w:p>
    <w:p w14:paraId="4FC6B5DF"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rPr>
          <w:rFonts w:ascii="Arial" w:hAnsi="Arial" w:cs="Arial"/>
          <w:color w:val="333333"/>
          <w:sz w:val="20"/>
          <w:szCs w:val="20"/>
          <w:shd w:val="clear" w:color="auto" w:fill="FFFFFF"/>
        </w:rPr>
        <w:lastRenderedPageBreak/>
        <w:t xml:space="preserve">for each </w:t>
      </w:r>
      <m:oMath>
        <m:sSub>
          <m:sSubPr>
            <m:ctrlPr>
              <w:rPr>
                <w:rFonts w:ascii="Cambria Math" w:hAnsi="Cambria Math" w:cs="Arial"/>
                <w:color w:val="333333"/>
                <w:sz w:val="20"/>
                <w:szCs w:val="20"/>
                <w:shd w:val="clear" w:color="auto" w:fill="FFFFFF"/>
              </w:rPr>
            </m:ctrlPr>
          </m:sSubPr>
          <m:e>
            <m:r>
              <w:rPr>
                <w:rFonts w:ascii="Cambria Math" w:hAnsi="Cambria Math" w:cs="Arial"/>
                <w:color w:val="333333"/>
                <w:sz w:val="20"/>
                <w:szCs w:val="20"/>
                <w:shd w:val="clear" w:color="auto" w:fill="FFFFFF"/>
              </w:rPr>
              <m:t>k</m:t>
            </m:r>
          </m:e>
          <m:sub>
            <m:r>
              <w:rPr>
                <w:rFonts w:ascii="Cambria Math" w:hAnsi="Cambria Math" w:cs="Arial"/>
                <w:color w:val="333333"/>
                <w:sz w:val="20"/>
                <w:szCs w:val="20"/>
                <w:shd w:val="clear" w:color="auto" w:fill="FFFFFF"/>
              </w:rPr>
              <m:t xml:space="preserve">i </m:t>
            </m:r>
          </m:sub>
        </m:sSub>
      </m:oMath>
      <w:r w:rsidRPr="00951C85">
        <w:rPr>
          <w:rFonts w:ascii="Arial" w:hAnsi="Arial" w:cs="Arial" w:hint="eastAsia"/>
          <w:color w:val="333333"/>
          <w:sz w:val="20"/>
          <w:szCs w:val="20"/>
          <w:shd w:val="clear" w:color="auto" w:fill="FFFFFF"/>
        </w:rPr>
        <w:t>in K</w:t>
      </w:r>
      <w:r w:rsidRPr="00951C85">
        <w:rPr>
          <w:rFonts w:ascii="Arial" w:hAnsi="Arial" w:cs="Arial"/>
          <w:color w:val="333333"/>
          <w:sz w:val="20"/>
          <w:szCs w:val="20"/>
          <w:shd w:val="clear" w:color="auto" w:fill="FFFFFF"/>
        </w:rPr>
        <w:t xml:space="preserve"> do</w:t>
      </w:r>
    </w:p>
    <w:p w14:paraId="153C01BC"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rPr>
          <w:rFonts w:ascii="Arial" w:hAnsi="Arial" w:cs="Arial"/>
          <w:color w:val="333333"/>
          <w:sz w:val="20"/>
          <w:szCs w:val="20"/>
          <w:shd w:val="clear" w:color="auto" w:fill="FFFFFF"/>
        </w:rPr>
        <w:t xml:space="preserve">   if </w:t>
      </w:r>
      <w:r w:rsidRPr="00951C85">
        <w:rPr>
          <w:rFonts w:ascii="宋体" w:eastAsia="宋体" w:hAnsi="宋体" w:cs="Arial" w:hint="eastAsia"/>
          <w:color w:val="333333"/>
          <w:sz w:val="20"/>
          <w:szCs w:val="20"/>
          <w:shd w:val="clear" w:color="auto" w:fill="FFFFFF"/>
        </w:rPr>
        <w:t>δ</w:t>
      </w:r>
      <w:r w:rsidRPr="00951C85">
        <w:rPr>
          <w:rFonts w:ascii="Arial" w:hAnsi="Arial" w:cs="Arial"/>
          <w:color w:val="333333"/>
          <w:sz w:val="20"/>
          <w:szCs w:val="20"/>
          <w:shd w:val="clear" w:color="auto" w:fill="FFFFFF"/>
        </w:rPr>
        <w:t>(state,</w:t>
      </w:r>
      <m:oMath>
        <m:r>
          <m:rPr>
            <m:sty m:val="p"/>
          </m:rPr>
          <w:rPr>
            <w:rFonts w:ascii="Cambria Math" w:hAnsi="Cambria Math" w:cs="Arial"/>
            <w:color w:val="333333"/>
            <w:sz w:val="20"/>
            <w:szCs w:val="20"/>
            <w:shd w:val="clear" w:color="auto" w:fill="FFFFFF"/>
          </w:rPr>
          <m:t xml:space="preserve"> </m:t>
        </m:r>
        <m:sSub>
          <m:sSubPr>
            <m:ctrlPr>
              <w:rPr>
                <w:rFonts w:ascii="Cambria Math" w:hAnsi="Cambria Math" w:cs="Arial"/>
                <w:color w:val="333333"/>
                <w:sz w:val="20"/>
                <w:szCs w:val="20"/>
                <w:shd w:val="clear" w:color="auto" w:fill="FFFFFF"/>
              </w:rPr>
            </m:ctrlPr>
          </m:sSubPr>
          <m:e>
            <m:r>
              <w:rPr>
                <w:rFonts w:ascii="Cambria Math" w:hAnsi="Cambria Math" w:cs="Arial"/>
                <w:color w:val="333333"/>
                <w:sz w:val="20"/>
                <w:szCs w:val="20"/>
                <w:shd w:val="clear" w:color="auto" w:fill="FFFFFF"/>
              </w:rPr>
              <m:t>k</m:t>
            </m:r>
          </m:e>
          <m:sub>
            <m:r>
              <w:rPr>
                <w:rFonts w:ascii="Cambria Math" w:hAnsi="Cambria Math" w:cs="Arial"/>
                <w:color w:val="333333"/>
                <w:sz w:val="20"/>
                <w:szCs w:val="20"/>
                <w:shd w:val="clear" w:color="auto" w:fill="FFFFFF"/>
              </w:rPr>
              <m:t xml:space="preserve">i </m:t>
            </m:r>
          </m:sub>
        </m:sSub>
      </m:oMath>
      <w:r w:rsidRPr="00951C85">
        <w:rPr>
          <w:rFonts w:ascii="Arial" w:hAnsi="Arial" w:cs="Arial"/>
          <w:color w:val="333333"/>
          <w:sz w:val="20"/>
          <w:szCs w:val="20"/>
          <w:shd w:val="clear" w:color="auto" w:fill="FFFFFF"/>
        </w:rPr>
        <w:t xml:space="preserve">) </w:t>
      </w:r>
      <w:r w:rsidRPr="00951C85">
        <w:rPr>
          <w:rFonts w:hint="eastAsia"/>
        </w:rPr>
        <w:t>∈</w:t>
      </w:r>
      <w:r w:rsidRPr="00951C85">
        <w:rPr>
          <w:rFonts w:hint="eastAsia"/>
        </w:rPr>
        <w:t>Q</w:t>
      </w:r>
      <w:r w:rsidRPr="00951C85">
        <w:t xml:space="preserve"> then</w:t>
      </w:r>
    </w:p>
    <w:p w14:paraId="3A1B34FB"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state &lt;-</w:t>
      </w:r>
      <w:r w:rsidRPr="00951C85">
        <w:rPr>
          <w:rFonts w:ascii="宋体" w:eastAsia="宋体" w:hAnsi="宋体" w:cs="Arial" w:hint="eastAsia"/>
          <w:color w:val="333333"/>
          <w:sz w:val="20"/>
          <w:szCs w:val="20"/>
          <w:shd w:val="clear" w:color="auto" w:fill="FFFFFF"/>
        </w:rPr>
        <w:t>δ</w:t>
      </w:r>
      <w:r w:rsidRPr="00951C85">
        <w:rPr>
          <w:rFonts w:ascii="Arial" w:hAnsi="Arial" w:cs="Arial"/>
          <w:color w:val="333333"/>
          <w:sz w:val="20"/>
          <w:szCs w:val="20"/>
          <w:shd w:val="clear" w:color="auto" w:fill="FFFFFF"/>
        </w:rPr>
        <w:t>(state,</w:t>
      </w:r>
      <m:oMath>
        <m:r>
          <m:rPr>
            <m:sty m:val="p"/>
          </m:rPr>
          <w:rPr>
            <w:rFonts w:ascii="Cambria Math" w:hAnsi="Cambria Math" w:cs="Arial"/>
            <w:color w:val="333333"/>
            <w:sz w:val="20"/>
            <w:szCs w:val="20"/>
            <w:shd w:val="clear" w:color="auto" w:fill="FFFFFF"/>
          </w:rPr>
          <m:t xml:space="preserve"> </m:t>
        </m:r>
        <m:sSub>
          <m:sSubPr>
            <m:ctrlPr>
              <w:rPr>
                <w:rFonts w:ascii="Cambria Math" w:hAnsi="Cambria Math" w:cs="Arial"/>
                <w:color w:val="333333"/>
                <w:sz w:val="20"/>
                <w:szCs w:val="20"/>
                <w:shd w:val="clear" w:color="auto" w:fill="FFFFFF"/>
              </w:rPr>
            </m:ctrlPr>
          </m:sSubPr>
          <m:e>
            <m:r>
              <w:rPr>
                <w:rFonts w:ascii="Cambria Math" w:hAnsi="Cambria Math" w:cs="Arial"/>
                <w:color w:val="333333"/>
                <w:sz w:val="20"/>
                <w:szCs w:val="20"/>
                <w:shd w:val="clear" w:color="auto" w:fill="FFFFFF"/>
              </w:rPr>
              <m:t>k</m:t>
            </m:r>
          </m:e>
          <m:sub>
            <m:r>
              <w:rPr>
                <w:rFonts w:ascii="Cambria Math" w:hAnsi="Cambria Math" w:cs="Arial"/>
                <w:color w:val="333333"/>
                <w:sz w:val="20"/>
                <w:szCs w:val="20"/>
                <w:shd w:val="clear" w:color="auto" w:fill="FFFFFF"/>
              </w:rPr>
              <m:t xml:space="preserve">i </m:t>
            </m:r>
          </m:sub>
        </m:sSub>
      </m:oMath>
      <w:r w:rsidRPr="00951C85">
        <w:rPr>
          <w:rFonts w:ascii="Arial" w:hAnsi="Arial" w:cs="Arial"/>
          <w:color w:val="333333"/>
          <w:sz w:val="20"/>
          <w:szCs w:val="20"/>
          <w:shd w:val="clear" w:color="auto" w:fill="FFFFFF"/>
        </w:rPr>
        <w:t>)</w:t>
      </w:r>
    </w:p>
    <w:p w14:paraId="40CC570D"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if state </w:t>
      </w:r>
      <w:r w:rsidRPr="00951C85">
        <w:rPr>
          <w:rFonts w:hint="eastAsia"/>
        </w:rPr>
        <w:t>∈</w:t>
      </w:r>
      <w:r w:rsidRPr="00951C85">
        <w:rPr>
          <w:rFonts w:hint="eastAsia"/>
        </w:rPr>
        <w:t>F</w:t>
      </w:r>
    </w:p>
    <w:p w14:paraId="7A346DB4"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w:t>
      </w:r>
      <w:proofErr w:type="spellStart"/>
      <w:r w:rsidRPr="00951C85">
        <w:t>goto</w:t>
      </w:r>
      <w:proofErr w:type="spellEnd"/>
      <w:r w:rsidRPr="00951C85">
        <w:t xml:space="preserve"> Result</w:t>
      </w:r>
    </w:p>
    <w:p w14:paraId="48618661"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if </w:t>
      </w:r>
      <w:proofErr w:type="spellStart"/>
      <w:proofErr w:type="gramStart"/>
      <w:r w:rsidRPr="00951C85">
        <w:t>K.next</w:t>
      </w:r>
      <w:proofErr w:type="gramEnd"/>
      <w:r w:rsidRPr="00951C85">
        <w:t>.isempty</w:t>
      </w:r>
      <w:proofErr w:type="spellEnd"/>
      <w:r w:rsidRPr="00951C85">
        <w:t xml:space="preserve"> and type == fuzzy</w:t>
      </w:r>
    </w:p>
    <w:p w14:paraId="606D17F8"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w:t>
      </w:r>
      <w:proofErr w:type="spellStart"/>
      <w:r w:rsidRPr="00951C85">
        <w:t>goto</w:t>
      </w:r>
      <w:proofErr w:type="spellEnd"/>
      <w:r w:rsidRPr="00951C85">
        <w:t xml:space="preserve"> </w:t>
      </w:r>
      <w:proofErr w:type="spellStart"/>
      <w:r w:rsidRPr="00951C85">
        <w:t>fuzzyResult</w:t>
      </w:r>
      <w:proofErr w:type="spellEnd"/>
    </w:p>
    <w:p w14:paraId="543D720A"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else </w:t>
      </w:r>
    </w:p>
    <w:p w14:paraId="544CC784"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return NULL</w:t>
      </w:r>
    </w:p>
    <w:p w14:paraId="208F03A6"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Result: node &lt;- </w:t>
      </w:r>
      <w:proofErr w:type="spellStart"/>
      <w:r w:rsidRPr="00951C85">
        <w:t>MACMToMSTInSamePos</w:t>
      </w:r>
      <w:proofErr w:type="spellEnd"/>
      <w:r w:rsidRPr="00951C85">
        <w:rPr>
          <w:rFonts w:hint="eastAsia"/>
        </w:rPr>
        <w:t>(</w:t>
      </w:r>
      <w:r w:rsidRPr="00951C85">
        <w:t>state</w:t>
      </w:r>
      <w:r w:rsidRPr="00951C85">
        <w:rPr>
          <w:rFonts w:hint="eastAsia"/>
        </w:rPr>
        <w:t>)</w:t>
      </w:r>
    </w:p>
    <w:p w14:paraId="298BB1FA"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Add all </w:t>
      </w:r>
      <w:proofErr w:type="spellStart"/>
      <w:r w:rsidRPr="00951C85">
        <w:t>node.value</w:t>
      </w:r>
      <w:proofErr w:type="spellEnd"/>
      <w:r w:rsidRPr="00951C85">
        <w:t xml:space="preserve"> to R</w:t>
      </w:r>
    </w:p>
    <w:p w14:paraId="6F377FE9"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create </w:t>
      </w:r>
      <w:proofErr w:type="spellStart"/>
      <w:r w:rsidRPr="00951C85">
        <w:t>ProofList</w:t>
      </w:r>
      <w:proofErr w:type="spellEnd"/>
    </w:p>
    <w:p w14:paraId="3F330169"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w:t>
      </w:r>
      <w:proofErr w:type="spellStart"/>
      <w:r w:rsidRPr="00951C85">
        <w:t>pathNode</w:t>
      </w:r>
      <w:proofErr w:type="spellEnd"/>
      <w:r w:rsidRPr="00951C85">
        <w:t xml:space="preserve"> &lt;-node</w:t>
      </w:r>
    </w:p>
    <w:p w14:paraId="22C9E50D"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node &lt;-</w:t>
      </w:r>
      <w:proofErr w:type="spellStart"/>
      <w:proofErr w:type="gramStart"/>
      <w:r w:rsidRPr="00951C85">
        <w:t>node.parent</w:t>
      </w:r>
      <w:proofErr w:type="spellEnd"/>
      <w:proofErr w:type="gramEnd"/>
    </w:p>
    <w:p w14:paraId="3664D746"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while node </w:t>
      </w:r>
      <w:r w:rsidRPr="00951C85">
        <w:rPr>
          <w:rFonts w:ascii="宋体" w:eastAsia="宋体" w:hAnsi="宋体" w:hint="eastAsia"/>
        </w:rPr>
        <w:t>≠</w:t>
      </w:r>
      <w:r w:rsidRPr="00951C85">
        <w:t xml:space="preserve"> </w:t>
      </w:r>
      <w:proofErr w:type="spellStart"/>
      <w:r w:rsidRPr="00951C85">
        <w:t>rootNode</w:t>
      </w:r>
      <w:proofErr w:type="spellEnd"/>
    </w:p>
    <w:p w14:paraId="55A37112"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for each </w:t>
      </w:r>
      <w:proofErr w:type="spellStart"/>
      <w:proofErr w:type="gramStart"/>
      <w:r w:rsidRPr="00951C85">
        <w:t>node.child</w:t>
      </w:r>
      <w:proofErr w:type="spellEnd"/>
      <w:proofErr w:type="gramEnd"/>
      <w:r w:rsidRPr="00951C85">
        <w:t xml:space="preserve"> except </w:t>
      </w:r>
      <w:proofErr w:type="spellStart"/>
      <w:r w:rsidRPr="00951C85">
        <w:t>pathNode</w:t>
      </w:r>
      <w:proofErr w:type="spellEnd"/>
      <w:r w:rsidRPr="00951C85">
        <w:t xml:space="preserve"> do</w:t>
      </w:r>
    </w:p>
    <w:p w14:paraId="7A3594CE"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Add node. to </w:t>
      </w:r>
      <w:proofErr w:type="spellStart"/>
      <w:r w:rsidRPr="00951C85">
        <w:t>ProofList</w:t>
      </w:r>
      <w:proofErr w:type="spellEnd"/>
    </w:p>
    <w:p w14:paraId="749A97CC"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w:t>
      </w:r>
      <w:proofErr w:type="spellStart"/>
      <w:r w:rsidRPr="00951C85">
        <w:t>pathNode</w:t>
      </w:r>
      <w:proofErr w:type="spellEnd"/>
      <w:r w:rsidRPr="00951C85">
        <w:t xml:space="preserve"> &lt;- node</w:t>
      </w:r>
    </w:p>
    <w:p w14:paraId="69BE5BC7"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node &lt;- </w:t>
      </w:r>
      <w:proofErr w:type="spellStart"/>
      <w:proofErr w:type="gramStart"/>
      <w:r w:rsidRPr="00951C85">
        <w:t>node.parent</w:t>
      </w:r>
      <w:proofErr w:type="spellEnd"/>
      <w:proofErr w:type="gramEnd"/>
    </w:p>
    <w:p w14:paraId="46D3C612"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VO &lt;- </w:t>
      </w:r>
      <w:proofErr w:type="spellStart"/>
      <w:proofErr w:type="gramStart"/>
      <w:r w:rsidRPr="00951C85">
        <w:t>ProofList,mst</w:t>
      </w:r>
      <w:proofErr w:type="gramEnd"/>
      <w:r w:rsidRPr="00951C85">
        <w:t>.rootHash</w:t>
      </w:r>
      <w:proofErr w:type="spellEnd"/>
    </w:p>
    <w:p w14:paraId="45628624"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return &lt;</w:t>
      </w:r>
      <w:proofErr w:type="gramStart"/>
      <w:r w:rsidRPr="00951C85">
        <w:t>R,VO</w:t>
      </w:r>
      <w:proofErr w:type="gramEnd"/>
      <w:r w:rsidRPr="00951C85">
        <w:t>&gt;</w:t>
      </w:r>
    </w:p>
    <w:p w14:paraId="6FC0F89A" w14:textId="77777777" w:rsidR="00951C85" w:rsidRPr="00951C85" w:rsidRDefault="00951C85" w:rsidP="00951C85">
      <w:pPr>
        <w:numPr>
          <w:ilvl w:val="0"/>
          <w:numId w:val="8"/>
        </w:numPr>
        <w:rPr>
          <w:rFonts w:ascii="Arial" w:hAnsi="Arial" w:cs="Arial"/>
          <w:color w:val="333333"/>
          <w:sz w:val="20"/>
          <w:szCs w:val="20"/>
          <w:shd w:val="clear" w:color="auto" w:fill="FFFFFF"/>
        </w:rPr>
      </w:pPr>
      <w:proofErr w:type="spellStart"/>
      <w:r w:rsidRPr="00951C85">
        <w:t>fuzzyResult</w:t>
      </w:r>
      <w:proofErr w:type="spellEnd"/>
      <w:r w:rsidRPr="00951C85">
        <w:t>: create a &lt;</w:t>
      </w:r>
      <w:proofErr w:type="gramStart"/>
      <w:r w:rsidRPr="00951C85">
        <w:t>R,VO</w:t>
      </w:r>
      <w:proofErr w:type="gramEnd"/>
      <w:r w:rsidRPr="00951C85">
        <w:t>&gt;list RVO</w:t>
      </w:r>
    </w:p>
    <w:p w14:paraId="590E30DE"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for all </w:t>
      </w:r>
      <w:proofErr w:type="spellStart"/>
      <w:r w:rsidRPr="00951C85">
        <w:t>suff</w:t>
      </w:r>
      <w:proofErr w:type="spellEnd"/>
      <w:r w:rsidRPr="00951C85">
        <w:t>(state) do</w:t>
      </w:r>
    </w:p>
    <w:p w14:paraId="1075977B" w14:textId="77777777" w:rsidR="00951C85" w:rsidRPr="00951C85" w:rsidRDefault="00951C85" w:rsidP="00951C85">
      <w:pPr>
        <w:numPr>
          <w:ilvl w:val="0"/>
          <w:numId w:val="8"/>
        </w:numPr>
        <w:rPr>
          <w:rFonts w:ascii="Arial" w:hAnsi="Arial" w:cs="Arial"/>
          <w:color w:val="333333"/>
          <w:sz w:val="20"/>
          <w:szCs w:val="20"/>
          <w:shd w:val="clear" w:color="auto" w:fill="FFFFFF"/>
        </w:rPr>
      </w:pPr>
      <w:r w:rsidRPr="00951C85">
        <w:t xml:space="preserve">             Add result(</w:t>
      </w:r>
      <w:proofErr w:type="spellStart"/>
      <w:r w:rsidRPr="00951C85">
        <w:t>suff</w:t>
      </w:r>
      <w:proofErr w:type="spellEnd"/>
      <w:r w:rsidRPr="00951C85">
        <w:t>(state)) to RVO</w:t>
      </w:r>
    </w:p>
    <w:p w14:paraId="7D9858E5" w14:textId="1F2D3A2D" w:rsidR="00951C85" w:rsidRPr="00F1725B" w:rsidRDefault="00951C85" w:rsidP="00951C85">
      <w:pPr>
        <w:numPr>
          <w:ilvl w:val="0"/>
          <w:numId w:val="8"/>
        </w:numPr>
        <w:rPr>
          <w:rFonts w:ascii="Arial" w:hAnsi="Arial" w:cs="Arial"/>
          <w:color w:val="333333"/>
          <w:sz w:val="20"/>
          <w:szCs w:val="20"/>
          <w:shd w:val="clear" w:color="auto" w:fill="FFFFFF"/>
        </w:rPr>
      </w:pPr>
      <w:r w:rsidRPr="00951C85">
        <w:t xml:space="preserve">          </w:t>
      </w:r>
      <w:r w:rsidRPr="00951C85">
        <w:rPr>
          <w:rFonts w:hint="eastAsia"/>
        </w:rPr>
        <w:t>return RVO</w:t>
      </w:r>
    </w:p>
    <w:p w14:paraId="5897445F" w14:textId="27223369"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利用MACM</w:t>
      </w:r>
      <w:r w:rsidRPr="00221827">
        <w:rPr>
          <w:rFonts w:ascii="宋体" w:hAnsi="宋体"/>
          <w:sz w:val="24"/>
          <w:szCs w:val="24"/>
        </w:rPr>
        <w:t xml:space="preserve"> match</w:t>
      </w:r>
      <w:r w:rsidRPr="00221827">
        <w:rPr>
          <w:rFonts w:ascii="宋体" w:hAnsi="宋体" w:hint="eastAsia"/>
          <w:sz w:val="24"/>
          <w:szCs w:val="24"/>
        </w:rPr>
        <w:t>算法，</w:t>
      </w:r>
      <w:r w:rsidRPr="00221827">
        <w:rPr>
          <w:rFonts w:ascii="宋体" w:hAnsi="宋体"/>
          <w:sz w:val="24"/>
          <w:szCs w:val="24"/>
        </w:rPr>
        <w:t>我们可以</w:t>
      </w:r>
      <w:r w:rsidRPr="00221827">
        <w:rPr>
          <w:rFonts w:ascii="宋体" w:hAnsi="宋体" w:hint="eastAsia"/>
          <w:sz w:val="24"/>
          <w:szCs w:val="24"/>
        </w:rPr>
        <w:t>得到关键字</w:t>
      </w:r>
      <w:r w:rsidRPr="00221827">
        <w:rPr>
          <w:rFonts w:ascii="宋体" w:hAnsi="宋体"/>
          <w:sz w:val="24"/>
          <w:szCs w:val="24"/>
        </w:rPr>
        <w:t>搜索结果</w:t>
      </w:r>
      <w:r w:rsidRPr="00221827">
        <w:rPr>
          <w:rFonts w:ascii="宋体" w:hAnsi="宋体" w:hint="eastAsia"/>
          <w:sz w:val="24"/>
          <w:szCs w:val="24"/>
        </w:rPr>
        <w:t>R和</w:t>
      </w:r>
      <w:r w:rsidRPr="00221827">
        <w:rPr>
          <w:rFonts w:ascii="宋体" w:hAnsi="宋体"/>
          <w:sz w:val="24"/>
          <w:szCs w:val="24"/>
        </w:rPr>
        <w:t>一个搜索结果的</w:t>
      </w:r>
      <w:r w:rsidRPr="00221827">
        <w:rPr>
          <w:rFonts w:ascii="宋体" w:hAnsi="宋体" w:hint="eastAsia"/>
          <w:sz w:val="24"/>
          <w:szCs w:val="24"/>
        </w:rPr>
        <w:t>验证</w:t>
      </w:r>
      <w:r w:rsidRPr="00221827">
        <w:rPr>
          <w:rFonts w:ascii="宋体" w:hAnsi="宋体"/>
          <w:sz w:val="24"/>
          <w:szCs w:val="24"/>
        </w:rPr>
        <w:t>对象</w:t>
      </w:r>
      <w:r w:rsidRPr="00221827">
        <w:rPr>
          <w:rFonts w:ascii="宋体" w:hAnsi="宋体" w:hint="eastAsia"/>
          <w:sz w:val="24"/>
          <w:szCs w:val="24"/>
        </w:rPr>
        <w:t>(</w:t>
      </w:r>
      <w:r w:rsidRPr="00221827">
        <w:rPr>
          <w:rFonts w:ascii="宋体" w:hAnsi="宋体"/>
          <w:sz w:val="24"/>
          <w:szCs w:val="24"/>
        </w:rPr>
        <w:t>verification object</w:t>
      </w:r>
      <w:r w:rsidRPr="00221827">
        <w:rPr>
          <w:rFonts w:ascii="宋体" w:hAnsi="宋体" w:hint="eastAsia"/>
          <w:sz w:val="24"/>
          <w:szCs w:val="24"/>
        </w:rPr>
        <w:t>)VO，得到了</w:t>
      </w:r>
      <w:r w:rsidRPr="00221827">
        <w:rPr>
          <w:rFonts w:ascii="宋体" w:hAnsi="宋体"/>
          <w:sz w:val="24"/>
          <w:szCs w:val="24"/>
        </w:rPr>
        <w:t>查询结果</w:t>
      </w:r>
      <w:r w:rsidRPr="00221827">
        <w:rPr>
          <w:rFonts w:ascii="宋体" w:hAnsi="宋体" w:hint="eastAsia"/>
          <w:sz w:val="24"/>
          <w:szCs w:val="24"/>
        </w:rPr>
        <w:t>R和VO之后</w:t>
      </w:r>
      <w:r w:rsidRPr="00221827">
        <w:rPr>
          <w:rFonts w:ascii="宋体" w:hAnsi="宋体"/>
          <w:sz w:val="24"/>
          <w:szCs w:val="24"/>
        </w:rPr>
        <w:t>，用户需要对查询的结果进行验证，</w:t>
      </w:r>
      <w:r w:rsidRPr="00221827">
        <w:rPr>
          <w:rFonts w:ascii="宋体" w:hAnsi="宋体" w:hint="eastAsia"/>
          <w:sz w:val="24"/>
          <w:szCs w:val="24"/>
        </w:rPr>
        <w:t>首先</w:t>
      </w:r>
      <w:r w:rsidRPr="00221827">
        <w:rPr>
          <w:rFonts w:ascii="宋体" w:hAnsi="宋体"/>
          <w:sz w:val="24"/>
          <w:szCs w:val="24"/>
        </w:rPr>
        <w:t>需要对查询结果进行</w:t>
      </w:r>
      <w:r w:rsidRPr="00221827">
        <w:rPr>
          <w:rFonts w:ascii="宋体" w:hAnsi="宋体" w:hint="eastAsia"/>
          <w:sz w:val="24"/>
          <w:szCs w:val="24"/>
        </w:rPr>
        <w:t>SRV</w:t>
      </w:r>
      <w:r w:rsidR="00F1725B">
        <w:rPr>
          <w:rFonts w:ascii="宋体" w:hAnsi="宋体"/>
          <w:sz w:val="24"/>
          <w:szCs w:val="24"/>
        </w:rPr>
        <w:t>(</w:t>
      </w:r>
      <w:r w:rsidR="00F1725B">
        <w:rPr>
          <w:rFonts w:ascii="宋体" w:hAnsi="宋体" w:hint="eastAsia"/>
          <w:sz w:val="24"/>
          <w:szCs w:val="24"/>
        </w:rPr>
        <w:t>简单检索验证</w:t>
      </w:r>
      <w:r w:rsidR="00F1725B">
        <w:rPr>
          <w:rFonts w:ascii="宋体" w:hAnsi="宋体"/>
          <w:sz w:val="24"/>
          <w:szCs w:val="24"/>
        </w:rPr>
        <w:t>)</w:t>
      </w:r>
      <w:r w:rsidRPr="00221827">
        <w:rPr>
          <w:rFonts w:ascii="宋体" w:hAnsi="宋体" w:hint="eastAsia"/>
          <w:sz w:val="24"/>
          <w:szCs w:val="24"/>
        </w:rPr>
        <w:t>验证</w:t>
      </w:r>
      <w:r w:rsidRPr="00221827">
        <w:rPr>
          <w:rFonts w:ascii="宋体" w:hAnsi="宋体"/>
          <w:sz w:val="24"/>
          <w:szCs w:val="24"/>
        </w:rPr>
        <w:t>，</w:t>
      </w:r>
      <w:r w:rsidRPr="00221827">
        <w:rPr>
          <w:rFonts w:ascii="宋体" w:hAnsi="宋体" w:hint="eastAsia"/>
          <w:sz w:val="24"/>
          <w:szCs w:val="24"/>
        </w:rPr>
        <w:t>利用</w:t>
      </w:r>
      <w:r w:rsidRPr="00221827">
        <w:rPr>
          <w:rFonts w:ascii="宋体" w:hAnsi="宋体"/>
          <w:sz w:val="24"/>
          <w:szCs w:val="24"/>
        </w:rPr>
        <w:t>查询结果和</w:t>
      </w:r>
      <w:r w:rsidRPr="00221827">
        <w:rPr>
          <w:rFonts w:ascii="宋体" w:hAnsi="宋体" w:hint="eastAsia"/>
          <w:sz w:val="24"/>
          <w:szCs w:val="24"/>
        </w:rPr>
        <w:t>VO计算出查询结果</w:t>
      </w:r>
      <w:r w:rsidRPr="00221827">
        <w:rPr>
          <w:rFonts w:ascii="宋体" w:hAnsi="宋体"/>
          <w:sz w:val="24"/>
          <w:szCs w:val="24"/>
        </w:rPr>
        <w:t>对应的</w:t>
      </w:r>
      <w:proofErr w:type="spellStart"/>
      <w:r w:rsidRPr="00221827">
        <w:rPr>
          <w:rFonts w:ascii="宋体" w:hAnsi="宋体" w:hint="eastAsia"/>
          <w:sz w:val="24"/>
          <w:szCs w:val="24"/>
        </w:rPr>
        <w:t>MSTrootH</w:t>
      </w:r>
      <w:r w:rsidRPr="00221827">
        <w:rPr>
          <w:rFonts w:ascii="宋体" w:hAnsi="宋体"/>
          <w:sz w:val="24"/>
          <w:szCs w:val="24"/>
        </w:rPr>
        <w:t>ash</w:t>
      </w:r>
      <w:proofErr w:type="spellEnd"/>
      <w:r w:rsidRPr="00221827">
        <w:rPr>
          <w:rFonts w:ascii="宋体" w:hAnsi="宋体"/>
          <w:sz w:val="24"/>
          <w:szCs w:val="24"/>
        </w:rPr>
        <w:t>,</w:t>
      </w:r>
      <w:r w:rsidRPr="00221827">
        <w:rPr>
          <w:rFonts w:ascii="宋体" w:hAnsi="宋体" w:hint="eastAsia"/>
          <w:sz w:val="24"/>
          <w:szCs w:val="24"/>
        </w:rPr>
        <w:t>并与</w:t>
      </w:r>
      <w:r w:rsidRPr="00221827">
        <w:rPr>
          <w:rFonts w:ascii="宋体" w:hAnsi="宋体"/>
          <w:sz w:val="24"/>
          <w:szCs w:val="24"/>
        </w:rPr>
        <w:t>本地</w:t>
      </w:r>
      <w:proofErr w:type="spellStart"/>
      <w:r w:rsidRPr="00221827">
        <w:rPr>
          <w:rFonts w:ascii="宋体" w:hAnsi="宋体"/>
          <w:sz w:val="24"/>
          <w:szCs w:val="24"/>
        </w:rPr>
        <w:t>blockheader</w:t>
      </w:r>
      <w:proofErr w:type="spellEnd"/>
      <w:r w:rsidRPr="00221827">
        <w:rPr>
          <w:rFonts w:ascii="宋体" w:hAnsi="宋体"/>
          <w:sz w:val="24"/>
          <w:szCs w:val="24"/>
        </w:rPr>
        <w:t>中的</w:t>
      </w:r>
      <w:proofErr w:type="spellStart"/>
      <w:r w:rsidRPr="00221827">
        <w:rPr>
          <w:rFonts w:ascii="宋体" w:hAnsi="宋体" w:hint="eastAsia"/>
          <w:sz w:val="24"/>
          <w:szCs w:val="24"/>
        </w:rPr>
        <w:t>MST</w:t>
      </w:r>
      <w:r w:rsidRPr="00221827">
        <w:rPr>
          <w:rFonts w:ascii="宋体" w:hAnsi="宋体"/>
          <w:sz w:val="24"/>
          <w:szCs w:val="24"/>
        </w:rPr>
        <w:t>rootHash</w:t>
      </w:r>
      <w:proofErr w:type="spellEnd"/>
      <w:r w:rsidRPr="00221827">
        <w:rPr>
          <w:rFonts w:ascii="宋体" w:hAnsi="宋体" w:hint="eastAsia"/>
          <w:sz w:val="24"/>
          <w:szCs w:val="24"/>
        </w:rPr>
        <w:t>进行</w:t>
      </w:r>
      <w:r w:rsidRPr="00221827">
        <w:rPr>
          <w:rFonts w:ascii="宋体" w:hAnsi="宋体"/>
          <w:sz w:val="24"/>
          <w:szCs w:val="24"/>
        </w:rPr>
        <w:t>对比，如果匹配，则证明全节点返回的是合法的查询结果</w:t>
      </w:r>
      <w:r w:rsidRPr="00221827">
        <w:rPr>
          <w:rFonts w:ascii="宋体" w:hAnsi="宋体" w:hint="eastAsia"/>
          <w:sz w:val="24"/>
          <w:szCs w:val="24"/>
        </w:rPr>
        <w:t>。因为</w:t>
      </w:r>
      <w:r w:rsidRPr="00221827">
        <w:rPr>
          <w:rFonts w:ascii="宋体" w:hAnsi="宋体"/>
          <w:sz w:val="24"/>
          <w:szCs w:val="24"/>
        </w:rPr>
        <w:t>查询的</w:t>
      </w:r>
      <w:r w:rsidRPr="00221827">
        <w:rPr>
          <w:rFonts w:ascii="宋体" w:hAnsi="宋体" w:hint="eastAsia"/>
          <w:sz w:val="24"/>
          <w:szCs w:val="24"/>
        </w:rPr>
        <w:t>结果</w:t>
      </w:r>
      <w:r w:rsidRPr="00221827">
        <w:rPr>
          <w:rFonts w:ascii="宋体" w:hAnsi="宋体"/>
          <w:sz w:val="24"/>
          <w:szCs w:val="24"/>
        </w:rPr>
        <w:t>是</w:t>
      </w:r>
      <w:r w:rsidRPr="00221827">
        <w:rPr>
          <w:rFonts w:ascii="宋体" w:hAnsi="宋体" w:hint="eastAsia"/>
          <w:sz w:val="24"/>
          <w:szCs w:val="24"/>
        </w:rPr>
        <w:t>区块指针而不是具体的</w:t>
      </w:r>
      <w:r w:rsidRPr="00221827">
        <w:rPr>
          <w:rFonts w:ascii="宋体" w:hAnsi="宋体"/>
          <w:sz w:val="24"/>
          <w:szCs w:val="24"/>
        </w:rPr>
        <w:t>交易信息，用户</w:t>
      </w:r>
      <w:r w:rsidRPr="00221827">
        <w:rPr>
          <w:rFonts w:ascii="宋体" w:hAnsi="宋体" w:hint="eastAsia"/>
          <w:sz w:val="24"/>
          <w:szCs w:val="24"/>
        </w:rPr>
        <w:t>需要</w:t>
      </w:r>
      <w:r w:rsidRPr="00221827">
        <w:rPr>
          <w:rFonts w:ascii="宋体" w:hAnsi="宋体"/>
          <w:sz w:val="24"/>
          <w:szCs w:val="24"/>
        </w:rPr>
        <w:t>继续向全节点请求查询结果对应的相关区块，为了快速定位到交易在区块中的位置，采用了布隆过滤器的快速匹配方法，</w:t>
      </w:r>
      <w:r w:rsidRPr="00221827">
        <w:rPr>
          <w:rFonts w:ascii="宋体" w:hAnsi="宋体" w:hint="eastAsia"/>
          <w:sz w:val="24"/>
          <w:szCs w:val="24"/>
        </w:rPr>
        <w:t>利用</w:t>
      </w:r>
      <w:r w:rsidRPr="00221827">
        <w:rPr>
          <w:rFonts w:ascii="宋体" w:hAnsi="宋体"/>
          <w:sz w:val="24"/>
          <w:szCs w:val="24"/>
        </w:rPr>
        <w:t>布隆过滤器来定位交易的具体</w:t>
      </w:r>
      <w:r w:rsidRPr="00221827">
        <w:rPr>
          <w:rFonts w:ascii="宋体" w:hAnsi="宋体" w:hint="eastAsia"/>
          <w:sz w:val="24"/>
          <w:szCs w:val="24"/>
        </w:rPr>
        <w:t>位置</w:t>
      </w:r>
      <w:r w:rsidRPr="00221827">
        <w:rPr>
          <w:rFonts w:ascii="宋体" w:hAnsi="宋体"/>
          <w:sz w:val="24"/>
          <w:szCs w:val="24"/>
        </w:rPr>
        <w:t>，布隆过滤器的</w:t>
      </w:r>
      <w:r w:rsidRPr="00221827">
        <w:rPr>
          <w:rFonts w:ascii="宋体" w:hAnsi="宋体" w:hint="eastAsia"/>
          <w:sz w:val="24"/>
          <w:szCs w:val="24"/>
        </w:rPr>
        <w:t>用法</w:t>
      </w:r>
      <w:r w:rsidRPr="00221827">
        <w:rPr>
          <w:rFonts w:ascii="宋体" w:hAnsi="宋体"/>
          <w:sz w:val="24"/>
          <w:szCs w:val="24"/>
        </w:rPr>
        <w:t>在</w:t>
      </w:r>
      <w:r w:rsidR="00761D75">
        <w:rPr>
          <w:rFonts w:ascii="宋体" w:hAnsi="宋体" w:hint="eastAsia"/>
          <w:sz w:val="24"/>
          <w:szCs w:val="24"/>
        </w:rPr>
        <w:t>本</w:t>
      </w:r>
      <w:r w:rsidRPr="00221827">
        <w:rPr>
          <w:rFonts w:ascii="宋体" w:hAnsi="宋体"/>
          <w:sz w:val="24"/>
          <w:szCs w:val="24"/>
        </w:rPr>
        <w:t>节</w:t>
      </w:r>
      <w:r w:rsidR="00761D75">
        <w:rPr>
          <w:rFonts w:ascii="宋体" w:hAnsi="宋体" w:hint="eastAsia"/>
          <w:sz w:val="24"/>
          <w:szCs w:val="24"/>
        </w:rPr>
        <w:t>下文</w:t>
      </w:r>
      <w:r w:rsidRPr="00221827">
        <w:rPr>
          <w:rFonts w:ascii="宋体" w:hAnsi="宋体"/>
          <w:sz w:val="24"/>
          <w:szCs w:val="24"/>
        </w:rPr>
        <w:t>中进行介绍。</w:t>
      </w:r>
    </w:p>
    <w:p w14:paraId="3E26E207" w14:textId="77777777"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在MST建立成功</w:t>
      </w:r>
      <w:r w:rsidRPr="00221827">
        <w:rPr>
          <w:rFonts w:ascii="宋体" w:hAnsi="宋体"/>
          <w:sz w:val="24"/>
          <w:szCs w:val="24"/>
        </w:rPr>
        <w:t>之后</w:t>
      </w:r>
      <w:r w:rsidRPr="00221827">
        <w:rPr>
          <w:rFonts w:ascii="宋体" w:hAnsi="宋体" w:hint="eastAsia"/>
          <w:sz w:val="24"/>
          <w:szCs w:val="24"/>
        </w:rPr>
        <w:t>，</w:t>
      </w:r>
      <w:r w:rsidRPr="00221827">
        <w:rPr>
          <w:rFonts w:ascii="宋体" w:hAnsi="宋体"/>
          <w:sz w:val="24"/>
          <w:szCs w:val="24"/>
        </w:rPr>
        <w:t>我们已经可以通过</w:t>
      </w:r>
      <w:r w:rsidRPr="00221827">
        <w:rPr>
          <w:rFonts w:ascii="宋体" w:hAnsi="宋体" w:hint="eastAsia"/>
          <w:sz w:val="24"/>
          <w:szCs w:val="24"/>
        </w:rPr>
        <w:t>RPC调用</w:t>
      </w:r>
      <w:r w:rsidRPr="00221827">
        <w:rPr>
          <w:rFonts w:ascii="宋体" w:hAnsi="宋体"/>
          <w:sz w:val="24"/>
          <w:szCs w:val="24"/>
        </w:rPr>
        <w:t>的方式</w:t>
      </w:r>
      <w:r w:rsidRPr="00221827">
        <w:rPr>
          <w:rFonts w:ascii="宋体" w:hAnsi="宋体" w:hint="eastAsia"/>
          <w:sz w:val="24"/>
          <w:szCs w:val="24"/>
        </w:rPr>
        <w:t>实现</w:t>
      </w:r>
      <w:r w:rsidRPr="00221827">
        <w:rPr>
          <w:rFonts w:ascii="宋体" w:hAnsi="宋体"/>
          <w:sz w:val="24"/>
          <w:szCs w:val="24"/>
        </w:rPr>
        <w:t>数据的查询操作，像是Json-</w:t>
      </w:r>
      <w:proofErr w:type="spellStart"/>
      <w:r w:rsidRPr="00221827">
        <w:rPr>
          <w:rFonts w:ascii="宋体" w:hAnsi="宋体"/>
          <w:sz w:val="24"/>
          <w:szCs w:val="24"/>
        </w:rPr>
        <w:t>rpc</w:t>
      </w:r>
      <w:proofErr w:type="spellEnd"/>
      <w:r w:rsidRPr="00221827">
        <w:rPr>
          <w:rFonts w:ascii="宋体" w:hAnsi="宋体" w:hint="eastAsia"/>
          <w:sz w:val="24"/>
          <w:szCs w:val="24"/>
        </w:rPr>
        <w:t>和</w:t>
      </w:r>
      <w:proofErr w:type="spellStart"/>
      <w:r w:rsidRPr="00221827">
        <w:rPr>
          <w:rFonts w:ascii="宋体" w:hAnsi="宋体" w:hint="eastAsia"/>
          <w:sz w:val="24"/>
          <w:szCs w:val="24"/>
        </w:rPr>
        <w:t>grpc</w:t>
      </w:r>
      <w:proofErr w:type="spellEnd"/>
      <w:r w:rsidRPr="00221827">
        <w:rPr>
          <w:rFonts w:ascii="宋体" w:hAnsi="宋体" w:hint="eastAsia"/>
          <w:sz w:val="24"/>
          <w:szCs w:val="24"/>
        </w:rPr>
        <w:t>等，但</w:t>
      </w:r>
      <w:r w:rsidRPr="00221827">
        <w:rPr>
          <w:rFonts w:ascii="宋体" w:hAnsi="宋体"/>
          <w:sz w:val="24"/>
          <w:szCs w:val="24"/>
        </w:rPr>
        <w:t>为了给轻节点以更好的查询体验，我们</w:t>
      </w:r>
      <w:r w:rsidRPr="00221827">
        <w:rPr>
          <w:rFonts w:ascii="宋体" w:hAnsi="宋体" w:hint="eastAsia"/>
          <w:sz w:val="24"/>
          <w:szCs w:val="24"/>
        </w:rPr>
        <w:t>设计了</w:t>
      </w:r>
      <w:r w:rsidRPr="00221827">
        <w:rPr>
          <w:rFonts w:ascii="宋体" w:hAnsi="宋体"/>
          <w:sz w:val="24"/>
          <w:szCs w:val="24"/>
        </w:rPr>
        <w:t>一套智能合约的具有RESTful</w:t>
      </w:r>
      <w:r w:rsidRPr="00221827">
        <w:rPr>
          <w:rFonts w:ascii="宋体" w:hAnsi="宋体" w:hint="eastAsia"/>
          <w:sz w:val="24"/>
          <w:szCs w:val="24"/>
        </w:rPr>
        <w:t>风格</w:t>
      </w:r>
      <w:r w:rsidRPr="00221827">
        <w:rPr>
          <w:rFonts w:ascii="宋体" w:hAnsi="宋体"/>
          <w:sz w:val="24"/>
          <w:szCs w:val="24"/>
        </w:rPr>
        <w:t>的查询接口</w:t>
      </w:r>
      <w:r w:rsidRPr="00221827">
        <w:rPr>
          <w:rFonts w:ascii="宋体" w:hAnsi="宋体" w:hint="eastAsia"/>
          <w:sz w:val="24"/>
          <w:szCs w:val="24"/>
        </w:rPr>
        <w:t>，智能合约接口如下所示:</w:t>
      </w:r>
    </w:p>
    <w:p w14:paraId="74BA077F" w14:textId="7984878A" w:rsidR="00951C85" w:rsidRPr="00A27EE3" w:rsidRDefault="00951C85" w:rsidP="00221827">
      <w:pPr>
        <w:spacing w:line="400" w:lineRule="exact"/>
        <w:ind w:firstLineChars="200" w:firstLine="482"/>
        <w:rPr>
          <w:rFonts w:ascii="宋体" w:hAnsi="宋体"/>
          <w:b/>
          <w:bCs/>
          <w:sz w:val="24"/>
          <w:szCs w:val="24"/>
        </w:rPr>
      </w:pPr>
      <w:proofErr w:type="spellStart"/>
      <w:proofErr w:type="gramStart"/>
      <w:r w:rsidRPr="00A27EE3">
        <w:rPr>
          <w:rFonts w:ascii="宋体" w:hAnsi="宋体" w:hint="eastAsia"/>
          <w:b/>
          <w:bCs/>
          <w:sz w:val="24"/>
          <w:szCs w:val="24"/>
        </w:rPr>
        <w:t>s</w:t>
      </w:r>
      <w:r w:rsidRPr="00A27EE3">
        <w:rPr>
          <w:rFonts w:ascii="宋体" w:hAnsi="宋体"/>
          <w:b/>
          <w:bCs/>
          <w:sz w:val="24"/>
          <w:szCs w:val="24"/>
        </w:rPr>
        <w:t>earchByKeyword</w:t>
      </w:r>
      <w:proofErr w:type="spellEnd"/>
      <w:r w:rsidR="00A27EE3" w:rsidRPr="00A27EE3">
        <w:rPr>
          <w:rFonts w:ascii="宋体" w:hAnsi="宋体" w:hint="eastAsia"/>
          <w:b/>
          <w:bCs/>
          <w:sz w:val="24"/>
          <w:szCs w:val="24"/>
        </w:rPr>
        <w:t>(</w:t>
      </w:r>
      <w:proofErr w:type="gramEnd"/>
      <w:r w:rsidR="00A27EE3" w:rsidRPr="00A27EE3">
        <w:rPr>
          <w:rFonts w:ascii="宋体" w:hAnsi="宋体"/>
          <w:b/>
          <w:bCs/>
          <w:sz w:val="24"/>
          <w:szCs w:val="24"/>
        </w:rPr>
        <w:t>)</w:t>
      </w:r>
    </w:p>
    <w:p w14:paraId="1FBE94FD" w14:textId="6D566745" w:rsidR="00951C85" w:rsidRPr="00A27EE3" w:rsidRDefault="00951C85" w:rsidP="00A27EE3">
      <w:pPr>
        <w:spacing w:line="400" w:lineRule="exact"/>
        <w:ind w:firstLineChars="200" w:firstLine="482"/>
        <w:rPr>
          <w:rFonts w:ascii="宋体" w:hAnsi="宋体"/>
          <w:b/>
          <w:bCs/>
          <w:sz w:val="24"/>
          <w:szCs w:val="24"/>
        </w:rPr>
      </w:pPr>
      <w:proofErr w:type="spellStart"/>
      <w:proofErr w:type="gramStart"/>
      <w:r w:rsidRPr="00A27EE3">
        <w:rPr>
          <w:rFonts w:ascii="宋体" w:hAnsi="宋体" w:hint="eastAsia"/>
          <w:b/>
          <w:bCs/>
          <w:sz w:val="24"/>
          <w:szCs w:val="24"/>
        </w:rPr>
        <w:t>s</w:t>
      </w:r>
      <w:r w:rsidRPr="00A27EE3">
        <w:rPr>
          <w:rFonts w:ascii="宋体" w:hAnsi="宋体"/>
          <w:b/>
          <w:bCs/>
          <w:sz w:val="24"/>
          <w:szCs w:val="24"/>
        </w:rPr>
        <w:t>earchByR</w:t>
      </w:r>
      <w:r w:rsidRPr="00A27EE3">
        <w:rPr>
          <w:rFonts w:ascii="宋体" w:hAnsi="宋体" w:hint="eastAsia"/>
          <w:b/>
          <w:bCs/>
          <w:sz w:val="24"/>
          <w:szCs w:val="24"/>
        </w:rPr>
        <w:t>ange</w:t>
      </w:r>
      <w:proofErr w:type="spellEnd"/>
      <w:r w:rsidR="00A27EE3" w:rsidRPr="00A27EE3">
        <w:rPr>
          <w:rFonts w:ascii="宋体" w:hAnsi="宋体"/>
          <w:b/>
          <w:bCs/>
          <w:sz w:val="24"/>
          <w:szCs w:val="24"/>
        </w:rPr>
        <w:t>(</w:t>
      </w:r>
      <w:proofErr w:type="gramEnd"/>
      <w:r w:rsidR="00A27EE3" w:rsidRPr="00A27EE3">
        <w:rPr>
          <w:rFonts w:ascii="宋体" w:hAnsi="宋体"/>
          <w:b/>
          <w:bCs/>
          <w:sz w:val="24"/>
          <w:szCs w:val="24"/>
        </w:rPr>
        <w:t>)</w:t>
      </w:r>
    </w:p>
    <w:p w14:paraId="6D667F81" w14:textId="61C5CC32" w:rsidR="00951C85" w:rsidRPr="00A27EE3" w:rsidRDefault="00951C85" w:rsidP="00221827">
      <w:pPr>
        <w:spacing w:line="400" w:lineRule="exact"/>
        <w:ind w:firstLineChars="200" w:firstLine="482"/>
        <w:rPr>
          <w:rFonts w:ascii="宋体" w:hAnsi="宋体"/>
          <w:b/>
          <w:bCs/>
          <w:sz w:val="24"/>
          <w:szCs w:val="24"/>
        </w:rPr>
      </w:pPr>
      <w:proofErr w:type="spellStart"/>
      <w:proofErr w:type="gramStart"/>
      <w:r w:rsidRPr="00A27EE3">
        <w:rPr>
          <w:rFonts w:ascii="宋体" w:hAnsi="宋体" w:hint="eastAsia"/>
          <w:b/>
          <w:bCs/>
          <w:sz w:val="24"/>
          <w:szCs w:val="24"/>
        </w:rPr>
        <w:t>s</w:t>
      </w:r>
      <w:r w:rsidRPr="00A27EE3">
        <w:rPr>
          <w:rFonts w:ascii="宋体" w:hAnsi="宋体"/>
          <w:b/>
          <w:bCs/>
          <w:sz w:val="24"/>
          <w:szCs w:val="24"/>
        </w:rPr>
        <w:t>earchByFuzzyInfo</w:t>
      </w:r>
      <w:proofErr w:type="spellEnd"/>
      <w:r w:rsidR="00A27EE3" w:rsidRPr="00A27EE3">
        <w:rPr>
          <w:rFonts w:ascii="宋体" w:hAnsi="宋体"/>
          <w:b/>
          <w:bCs/>
          <w:sz w:val="24"/>
          <w:szCs w:val="24"/>
        </w:rPr>
        <w:t>(</w:t>
      </w:r>
      <w:proofErr w:type="gramEnd"/>
      <w:r w:rsidR="00A27EE3" w:rsidRPr="00A27EE3">
        <w:rPr>
          <w:rFonts w:ascii="宋体" w:hAnsi="宋体"/>
          <w:b/>
          <w:bCs/>
          <w:sz w:val="24"/>
          <w:szCs w:val="24"/>
        </w:rPr>
        <w:t>)</w:t>
      </w:r>
    </w:p>
    <w:p w14:paraId="103670A7" w14:textId="798C17F3" w:rsidR="00951C85" w:rsidRPr="00A27EE3" w:rsidRDefault="00951C85" w:rsidP="00221827">
      <w:pPr>
        <w:spacing w:line="400" w:lineRule="exact"/>
        <w:ind w:firstLineChars="200" w:firstLine="482"/>
        <w:rPr>
          <w:rFonts w:ascii="宋体" w:hAnsi="宋体"/>
          <w:b/>
          <w:bCs/>
          <w:sz w:val="24"/>
          <w:szCs w:val="24"/>
        </w:rPr>
      </w:pPr>
      <w:proofErr w:type="spellStart"/>
      <w:proofErr w:type="gramStart"/>
      <w:r w:rsidRPr="00A27EE3">
        <w:rPr>
          <w:rFonts w:ascii="宋体" w:hAnsi="宋体" w:hint="eastAsia"/>
          <w:b/>
          <w:bCs/>
          <w:sz w:val="24"/>
          <w:szCs w:val="24"/>
        </w:rPr>
        <w:lastRenderedPageBreak/>
        <w:t>v</w:t>
      </w:r>
      <w:r w:rsidRPr="00A27EE3">
        <w:rPr>
          <w:rFonts w:ascii="宋体" w:hAnsi="宋体"/>
          <w:b/>
          <w:bCs/>
          <w:sz w:val="24"/>
          <w:szCs w:val="24"/>
        </w:rPr>
        <w:t>erifySearchResult</w:t>
      </w:r>
      <w:proofErr w:type="spellEnd"/>
      <w:r w:rsidR="00A27EE3" w:rsidRPr="00A27EE3">
        <w:rPr>
          <w:rFonts w:ascii="宋体" w:hAnsi="宋体"/>
          <w:b/>
          <w:bCs/>
          <w:sz w:val="24"/>
          <w:szCs w:val="24"/>
        </w:rPr>
        <w:t>(</w:t>
      </w:r>
      <w:proofErr w:type="gramEnd"/>
      <w:r w:rsidR="00A27EE3" w:rsidRPr="00A27EE3">
        <w:rPr>
          <w:rFonts w:ascii="宋体" w:hAnsi="宋体"/>
          <w:b/>
          <w:bCs/>
          <w:sz w:val="24"/>
          <w:szCs w:val="24"/>
        </w:rPr>
        <w:t>)</w:t>
      </w:r>
    </w:p>
    <w:p w14:paraId="6638C881" w14:textId="77777777"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在</w:t>
      </w:r>
      <w:r w:rsidRPr="00221827">
        <w:rPr>
          <w:rFonts w:ascii="宋体" w:hAnsi="宋体"/>
          <w:sz w:val="24"/>
          <w:szCs w:val="24"/>
        </w:rPr>
        <w:t>区块链中</w:t>
      </w:r>
      <w:r w:rsidRPr="00221827">
        <w:rPr>
          <w:rFonts w:ascii="宋体" w:hAnsi="宋体" w:hint="eastAsia"/>
          <w:sz w:val="24"/>
          <w:szCs w:val="24"/>
        </w:rPr>
        <w:t>加入了一个</w:t>
      </w:r>
      <w:r w:rsidRPr="00221827">
        <w:rPr>
          <w:rFonts w:ascii="宋体" w:hAnsi="宋体"/>
          <w:sz w:val="24"/>
          <w:szCs w:val="24"/>
        </w:rPr>
        <w:t>索引结构，会不可避免的</w:t>
      </w:r>
      <w:r w:rsidRPr="00221827">
        <w:rPr>
          <w:rFonts w:ascii="宋体" w:hAnsi="宋体" w:hint="eastAsia"/>
          <w:sz w:val="24"/>
          <w:szCs w:val="24"/>
        </w:rPr>
        <w:t>增加</w:t>
      </w:r>
      <w:r w:rsidRPr="00221827">
        <w:rPr>
          <w:rFonts w:ascii="宋体" w:hAnsi="宋体"/>
          <w:sz w:val="24"/>
          <w:szCs w:val="24"/>
        </w:rPr>
        <w:t>区块链存储的成本，</w:t>
      </w:r>
      <w:r w:rsidRPr="00221827">
        <w:rPr>
          <w:rFonts w:ascii="宋体" w:hAnsi="宋体" w:hint="eastAsia"/>
          <w:sz w:val="24"/>
          <w:szCs w:val="24"/>
        </w:rPr>
        <w:t>为</w:t>
      </w:r>
      <w:r w:rsidRPr="00221827">
        <w:rPr>
          <w:rFonts w:ascii="宋体" w:hAnsi="宋体"/>
          <w:sz w:val="24"/>
          <w:szCs w:val="24"/>
        </w:rPr>
        <w:t>了避免</w:t>
      </w:r>
      <w:r w:rsidRPr="00221827">
        <w:rPr>
          <w:rFonts w:ascii="宋体" w:hAnsi="宋体" w:hint="eastAsia"/>
          <w:sz w:val="24"/>
          <w:szCs w:val="24"/>
        </w:rPr>
        <w:t>索引结构不断膨胀</w:t>
      </w:r>
      <w:r w:rsidRPr="00221827">
        <w:rPr>
          <w:rFonts w:ascii="宋体" w:hAnsi="宋体"/>
          <w:sz w:val="24"/>
          <w:szCs w:val="24"/>
        </w:rPr>
        <w:t>导致区块结构</w:t>
      </w:r>
      <w:r w:rsidRPr="00221827">
        <w:rPr>
          <w:rFonts w:ascii="宋体" w:hAnsi="宋体" w:hint="eastAsia"/>
          <w:sz w:val="24"/>
          <w:szCs w:val="24"/>
        </w:rPr>
        <w:t>爆炸</w:t>
      </w:r>
      <w:r w:rsidRPr="00221827">
        <w:rPr>
          <w:rFonts w:ascii="宋体" w:hAnsi="宋体"/>
          <w:sz w:val="24"/>
          <w:szCs w:val="24"/>
        </w:rPr>
        <w:t>，我们采用了对结构的优化，有效地减少了索引结构的存储成本</w:t>
      </w:r>
      <w:r w:rsidRPr="00221827">
        <w:rPr>
          <w:rFonts w:ascii="宋体" w:hAnsi="宋体" w:hint="eastAsia"/>
          <w:sz w:val="24"/>
          <w:szCs w:val="24"/>
        </w:rPr>
        <w:t>。优化结构</w:t>
      </w:r>
      <w:r w:rsidRPr="00221827">
        <w:rPr>
          <w:rFonts w:ascii="宋体" w:hAnsi="宋体"/>
          <w:sz w:val="24"/>
          <w:szCs w:val="24"/>
        </w:rPr>
        <w:t>包括</w:t>
      </w:r>
      <w:r w:rsidRPr="00221827">
        <w:rPr>
          <w:rFonts w:ascii="宋体" w:hAnsi="宋体" w:hint="eastAsia"/>
          <w:sz w:val="24"/>
          <w:szCs w:val="24"/>
        </w:rPr>
        <w:t>节点</w:t>
      </w:r>
      <w:r w:rsidRPr="00221827">
        <w:rPr>
          <w:rFonts w:ascii="宋体" w:hAnsi="宋体"/>
          <w:sz w:val="24"/>
          <w:szCs w:val="24"/>
        </w:rPr>
        <w:t>指针和布隆过滤器两部分。</w:t>
      </w:r>
    </w:p>
    <w:p w14:paraId="2564CC7C" w14:textId="0856F91B" w:rsidR="00951C85" w:rsidRPr="00221827" w:rsidRDefault="008C3533" w:rsidP="008C3533">
      <w:pPr>
        <w:spacing w:line="400" w:lineRule="exact"/>
        <w:ind w:firstLineChars="200" w:firstLine="480"/>
        <w:rPr>
          <w:rFonts w:ascii="宋体" w:hAnsi="宋体"/>
          <w:sz w:val="24"/>
          <w:szCs w:val="24"/>
        </w:rPr>
      </w:pPr>
      <w:r>
        <w:rPr>
          <w:rFonts w:ascii="宋体" w:hAnsi="宋体" w:hint="eastAsia"/>
          <w:sz w:val="24"/>
          <w:szCs w:val="24"/>
        </w:rPr>
        <w:t>第一个优化结构为</w:t>
      </w:r>
      <w:r w:rsidR="00951C85" w:rsidRPr="00221827">
        <w:rPr>
          <w:rFonts w:ascii="宋体" w:hAnsi="宋体" w:hint="eastAsia"/>
          <w:sz w:val="24"/>
          <w:szCs w:val="24"/>
        </w:rPr>
        <w:t>节点指针</w:t>
      </w:r>
      <w:r>
        <w:rPr>
          <w:rFonts w:ascii="宋体" w:hAnsi="宋体" w:hint="eastAsia"/>
          <w:sz w:val="24"/>
          <w:szCs w:val="24"/>
        </w:rPr>
        <w:t>，</w:t>
      </w:r>
      <w:r w:rsidR="00951C85" w:rsidRPr="00221827">
        <w:rPr>
          <w:rFonts w:ascii="宋体" w:hAnsi="宋体" w:hint="eastAsia"/>
          <w:sz w:val="24"/>
          <w:szCs w:val="24"/>
        </w:rPr>
        <w:t>由于MST包含区块链</w:t>
      </w:r>
      <w:r w:rsidR="00951C85" w:rsidRPr="00221827">
        <w:rPr>
          <w:rFonts w:ascii="宋体" w:hAnsi="宋体"/>
          <w:sz w:val="24"/>
          <w:szCs w:val="24"/>
        </w:rPr>
        <w:t>上所有的索引信息，</w:t>
      </w:r>
      <w:r w:rsidR="00951C85" w:rsidRPr="00221827">
        <w:rPr>
          <w:rFonts w:ascii="宋体" w:hAnsi="宋体" w:hint="eastAsia"/>
          <w:sz w:val="24"/>
          <w:szCs w:val="24"/>
        </w:rPr>
        <w:t>随着索引信息</w:t>
      </w:r>
      <w:r w:rsidR="00951C85" w:rsidRPr="00221827">
        <w:rPr>
          <w:rFonts w:ascii="宋体" w:hAnsi="宋体"/>
          <w:sz w:val="24"/>
          <w:szCs w:val="24"/>
        </w:rPr>
        <w:t>的不断添加，</w:t>
      </w:r>
      <w:r w:rsidR="00951C85" w:rsidRPr="00221827">
        <w:rPr>
          <w:rFonts w:ascii="宋体" w:hAnsi="宋体" w:hint="eastAsia"/>
          <w:sz w:val="24"/>
          <w:szCs w:val="24"/>
        </w:rPr>
        <w:t>索引结构</w:t>
      </w:r>
      <w:r w:rsidR="00951C85" w:rsidRPr="00221827">
        <w:rPr>
          <w:rFonts w:ascii="宋体" w:hAnsi="宋体"/>
          <w:sz w:val="24"/>
          <w:szCs w:val="24"/>
        </w:rPr>
        <w:t>的规模会不断增大，但每个</w:t>
      </w:r>
      <w:r w:rsidR="00951C85" w:rsidRPr="00221827">
        <w:rPr>
          <w:rFonts w:ascii="宋体" w:hAnsi="宋体" w:hint="eastAsia"/>
          <w:sz w:val="24"/>
          <w:szCs w:val="24"/>
        </w:rPr>
        <w:t>区块内矿工</w:t>
      </w:r>
      <w:r w:rsidR="00951C85" w:rsidRPr="00221827">
        <w:rPr>
          <w:rFonts w:ascii="宋体" w:hAnsi="宋体"/>
          <w:sz w:val="24"/>
          <w:szCs w:val="24"/>
        </w:rPr>
        <w:t>们可能只对MST</w:t>
      </w:r>
      <w:r w:rsidR="00951C85" w:rsidRPr="00221827">
        <w:rPr>
          <w:rFonts w:ascii="宋体" w:hAnsi="宋体" w:hint="eastAsia"/>
          <w:sz w:val="24"/>
          <w:szCs w:val="24"/>
        </w:rPr>
        <w:t>的</w:t>
      </w:r>
      <w:r w:rsidR="00951C85" w:rsidRPr="00221827">
        <w:rPr>
          <w:rFonts w:ascii="宋体" w:hAnsi="宋体"/>
          <w:sz w:val="24"/>
          <w:szCs w:val="24"/>
        </w:rPr>
        <w:t>部分结构进行更新，因此我们设计</w:t>
      </w:r>
      <w:r w:rsidR="00951C85" w:rsidRPr="00221827">
        <w:rPr>
          <w:rFonts w:ascii="宋体" w:hAnsi="宋体" w:hint="eastAsia"/>
          <w:sz w:val="24"/>
          <w:szCs w:val="24"/>
        </w:rPr>
        <w:t>了</w:t>
      </w:r>
      <w:r w:rsidR="00951C85" w:rsidRPr="00221827">
        <w:rPr>
          <w:rFonts w:ascii="宋体" w:hAnsi="宋体"/>
          <w:sz w:val="24"/>
          <w:szCs w:val="24"/>
        </w:rPr>
        <w:t>一个节点指针的结构，</w:t>
      </w:r>
      <w:r w:rsidR="00951C85" w:rsidRPr="00221827">
        <w:rPr>
          <w:rFonts w:ascii="宋体" w:hAnsi="宋体" w:hint="eastAsia"/>
          <w:sz w:val="24"/>
          <w:szCs w:val="24"/>
        </w:rPr>
        <w:t>如果</w:t>
      </w:r>
      <w:r w:rsidR="00951C85" w:rsidRPr="00221827">
        <w:rPr>
          <w:rFonts w:ascii="宋体" w:hAnsi="宋体"/>
          <w:sz w:val="24"/>
          <w:szCs w:val="24"/>
        </w:rPr>
        <w:t>在一个区块内，</w:t>
      </w:r>
      <w:r w:rsidR="00951C85" w:rsidRPr="00221827">
        <w:rPr>
          <w:rFonts w:ascii="宋体" w:hAnsi="宋体" w:hint="eastAsia"/>
          <w:sz w:val="24"/>
          <w:szCs w:val="24"/>
        </w:rPr>
        <w:t>MST的部分结构</w:t>
      </w:r>
      <w:r w:rsidR="00951C85" w:rsidRPr="00221827">
        <w:rPr>
          <w:rFonts w:ascii="宋体" w:hAnsi="宋体"/>
          <w:sz w:val="24"/>
          <w:szCs w:val="24"/>
        </w:rPr>
        <w:t>没有进行更新，则不需要在此区块中保存该部分结构，只需要</w:t>
      </w:r>
      <w:r w:rsidR="00951C85" w:rsidRPr="00221827">
        <w:rPr>
          <w:rFonts w:ascii="宋体" w:hAnsi="宋体" w:hint="eastAsia"/>
          <w:sz w:val="24"/>
          <w:szCs w:val="24"/>
        </w:rPr>
        <w:t>令</w:t>
      </w:r>
      <w:r w:rsidR="00951C85" w:rsidRPr="00221827">
        <w:rPr>
          <w:rFonts w:ascii="宋体" w:hAnsi="宋体"/>
          <w:sz w:val="24"/>
          <w:szCs w:val="24"/>
        </w:rPr>
        <w:t>该</w:t>
      </w:r>
      <w:r w:rsidR="00951C85" w:rsidRPr="00221827">
        <w:rPr>
          <w:rFonts w:ascii="宋体" w:hAnsi="宋体" w:hint="eastAsia"/>
          <w:sz w:val="24"/>
          <w:szCs w:val="24"/>
        </w:rPr>
        <w:t>部分</w:t>
      </w:r>
      <w:r w:rsidR="00951C85" w:rsidRPr="00221827">
        <w:rPr>
          <w:rFonts w:ascii="宋体" w:hAnsi="宋体"/>
          <w:sz w:val="24"/>
          <w:szCs w:val="24"/>
        </w:rPr>
        <w:t>子树</w:t>
      </w:r>
      <w:r w:rsidR="00951C85" w:rsidRPr="00221827">
        <w:rPr>
          <w:rFonts w:ascii="宋体" w:hAnsi="宋体" w:hint="eastAsia"/>
          <w:sz w:val="24"/>
          <w:szCs w:val="24"/>
        </w:rPr>
        <w:t>的</w:t>
      </w:r>
      <w:r w:rsidR="00951C85" w:rsidRPr="00221827">
        <w:rPr>
          <w:rFonts w:ascii="宋体" w:hAnsi="宋体"/>
          <w:sz w:val="24"/>
          <w:szCs w:val="24"/>
        </w:rPr>
        <w:t>父亲节点添加一个节点指针，指向的位置为该</w:t>
      </w:r>
      <w:r w:rsidR="00951C85" w:rsidRPr="00221827">
        <w:rPr>
          <w:rFonts w:ascii="宋体" w:hAnsi="宋体" w:hint="eastAsia"/>
          <w:sz w:val="24"/>
          <w:szCs w:val="24"/>
        </w:rPr>
        <w:t>部分子</w:t>
      </w:r>
      <w:proofErr w:type="gramStart"/>
      <w:r w:rsidR="00951C85" w:rsidRPr="00221827">
        <w:rPr>
          <w:rFonts w:ascii="宋体" w:hAnsi="宋体" w:hint="eastAsia"/>
          <w:sz w:val="24"/>
          <w:szCs w:val="24"/>
        </w:rPr>
        <w:t>树</w:t>
      </w:r>
      <w:r w:rsidR="00951C85" w:rsidRPr="00221827">
        <w:rPr>
          <w:rFonts w:ascii="宋体" w:hAnsi="宋体"/>
          <w:sz w:val="24"/>
          <w:szCs w:val="24"/>
        </w:rPr>
        <w:t>最后</w:t>
      </w:r>
      <w:proofErr w:type="gramEnd"/>
      <w:r w:rsidR="00951C85" w:rsidRPr="00221827">
        <w:rPr>
          <w:rFonts w:ascii="宋体" w:hAnsi="宋体"/>
          <w:sz w:val="24"/>
          <w:szCs w:val="24"/>
        </w:rPr>
        <w:t>一次发生变化的位置，这种方式有效地减少了块内的存储成本，</w:t>
      </w:r>
      <w:r w:rsidR="00951C85" w:rsidRPr="00221827">
        <w:rPr>
          <w:rFonts w:ascii="宋体" w:hAnsi="宋体" w:hint="eastAsia"/>
          <w:sz w:val="24"/>
          <w:szCs w:val="24"/>
        </w:rPr>
        <w:t>加入</w:t>
      </w:r>
      <w:r w:rsidR="00951C85" w:rsidRPr="00221827">
        <w:rPr>
          <w:rFonts w:ascii="宋体" w:hAnsi="宋体"/>
          <w:sz w:val="24"/>
          <w:szCs w:val="24"/>
        </w:rPr>
        <w:t>了</w:t>
      </w:r>
      <w:r w:rsidR="00951C85" w:rsidRPr="00221827">
        <w:rPr>
          <w:rFonts w:ascii="宋体" w:hAnsi="宋体" w:hint="eastAsia"/>
          <w:sz w:val="24"/>
          <w:szCs w:val="24"/>
        </w:rPr>
        <w:t>节点指针</w:t>
      </w:r>
      <w:r w:rsidR="00951C85" w:rsidRPr="00221827">
        <w:rPr>
          <w:rFonts w:ascii="宋体" w:hAnsi="宋体"/>
          <w:sz w:val="24"/>
          <w:szCs w:val="24"/>
        </w:rPr>
        <w:t>的区块链描述如图</w:t>
      </w:r>
      <w:r w:rsidR="00F1725B">
        <w:rPr>
          <w:rFonts w:ascii="宋体" w:hAnsi="宋体" w:hint="eastAsia"/>
          <w:sz w:val="24"/>
          <w:szCs w:val="24"/>
        </w:rPr>
        <w:t>12</w:t>
      </w:r>
      <w:r w:rsidR="00951C85" w:rsidRPr="00221827">
        <w:rPr>
          <w:rFonts w:ascii="宋体" w:hAnsi="宋体" w:hint="eastAsia"/>
          <w:sz w:val="24"/>
          <w:szCs w:val="24"/>
        </w:rPr>
        <w:t>所示:</w:t>
      </w:r>
    </w:p>
    <w:p w14:paraId="27056E0A" w14:textId="77777777" w:rsidR="00951C85" w:rsidRPr="00017828" w:rsidRDefault="00951C85" w:rsidP="00951C85">
      <w:pPr>
        <w:jc w:val="center"/>
        <w:rPr>
          <w:szCs w:val="21"/>
        </w:rPr>
      </w:pPr>
      <w:r w:rsidRPr="00017828">
        <w:rPr>
          <w:noProof/>
          <w:szCs w:val="21"/>
        </w:rPr>
        <w:drawing>
          <wp:inline distT="0" distB="0" distL="0" distR="0" wp14:anchorId="47EC0D19" wp14:editId="45BF4A5A">
            <wp:extent cx="3165418" cy="170564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9682" cy="1724104"/>
                    </a:xfrm>
                    <a:prstGeom prst="rect">
                      <a:avLst/>
                    </a:prstGeom>
                    <a:noFill/>
                  </pic:spPr>
                </pic:pic>
              </a:graphicData>
            </a:graphic>
          </wp:inline>
        </w:drawing>
      </w:r>
    </w:p>
    <w:p w14:paraId="165B49EE" w14:textId="6B17B70F" w:rsidR="00951C85" w:rsidRPr="00017828" w:rsidRDefault="00951C85" w:rsidP="00951C85">
      <w:pPr>
        <w:jc w:val="center"/>
        <w:rPr>
          <w:szCs w:val="21"/>
        </w:rPr>
      </w:pPr>
      <w:r w:rsidRPr="00017828">
        <w:rPr>
          <w:rFonts w:hint="eastAsia"/>
          <w:szCs w:val="21"/>
        </w:rPr>
        <w:t>图</w:t>
      </w:r>
      <w:r w:rsidR="00F1725B">
        <w:rPr>
          <w:rFonts w:hint="eastAsia"/>
          <w:szCs w:val="21"/>
        </w:rPr>
        <w:t>12</w:t>
      </w:r>
      <w:r w:rsidRPr="00017828">
        <w:rPr>
          <w:rFonts w:hint="eastAsia"/>
          <w:szCs w:val="21"/>
        </w:rPr>
        <w:t xml:space="preserve"> </w:t>
      </w:r>
      <w:r w:rsidRPr="00017828">
        <w:rPr>
          <w:rFonts w:hint="eastAsia"/>
          <w:szCs w:val="21"/>
        </w:rPr>
        <w:t>加入</w:t>
      </w:r>
      <w:r w:rsidRPr="00017828">
        <w:rPr>
          <w:szCs w:val="21"/>
        </w:rPr>
        <w:t>了节点指针后的结构</w:t>
      </w:r>
      <w:r w:rsidRPr="00017828">
        <w:rPr>
          <w:rFonts w:hint="eastAsia"/>
          <w:szCs w:val="21"/>
        </w:rPr>
        <w:t>，</w:t>
      </w:r>
      <w:r w:rsidRPr="00017828">
        <w:rPr>
          <w:szCs w:val="21"/>
        </w:rPr>
        <w:t>图中的虚线为父节点的节点指针，指向的是在</w:t>
      </w:r>
      <w:r w:rsidRPr="00017828">
        <w:rPr>
          <w:rFonts w:hint="eastAsia"/>
          <w:szCs w:val="21"/>
        </w:rPr>
        <w:t>MST</w:t>
      </w:r>
      <w:r w:rsidRPr="00017828">
        <w:rPr>
          <w:rFonts w:hint="eastAsia"/>
          <w:szCs w:val="21"/>
        </w:rPr>
        <w:t>状态</w:t>
      </w:r>
      <w:r w:rsidRPr="00017828">
        <w:rPr>
          <w:szCs w:val="21"/>
        </w:rPr>
        <w:t>变化后没有发生改变的子树部分</w:t>
      </w:r>
    </w:p>
    <w:p w14:paraId="151EABF9" w14:textId="16FB4C12" w:rsidR="00951C85" w:rsidRPr="00221827" w:rsidRDefault="008C3533" w:rsidP="00221827">
      <w:pPr>
        <w:spacing w:line="400" w:lineRule="exact"/>
        <w:ind w:firstLineChars="200" w:firstLine="480"/>
        <w:rPr>
          <w:rFonts w:ascii="宋体" w:hAnsi="宋体"/>
          <w:sz w:val="24"/>
          <w:szCs w:val="24"/>
        </w:rPr>
      </w:pPr>
      <w:r w:rsidRPr="008C3533">
        <w:rPr>
          <w:rFonts w:ascii="宋体" w:hAnsi="宋体" w:hint="eastAsia"/>
          <w:sz w:val="24"/>
          <w:szCs w:val="24"/>
        </w:rPr>
        <w:t>第二个优化结构是布隆过滤器，</w:t>
      </w:r>
      <w:r w:rsidR="00951C85" w:rsidRPr="00221827">
        <w:rPr>
          <w:rFonts w:ascii="宋体" w:hAnsi="宋体"/>
          <w:sz w:val="24"/>
          <w:szCs w:val="24"/>
        </w:rPr>
        <w:t>MST</w:t>
      </w:r>
      <w:r w:rsidR="00951C85" w:rsidRPr="00221827">
        <w:rPr>
          <w:rFonts w:ascii="宋体" w:hAnsi="宋体" w:hint="eastAsia"/>
          <w:sz w:val="24"/>
          <w:szCs w:val="24"/>
        </w:rPr>
        <w:t>的</w:t>
      </w:r>
      <w:r w:rsidR="00951C85" w:rsidRPr="00221827">
        <w:rPr>
          <w:rFonts w:ascii="宋体" w:hAnsi="宋体"/>
          <w:sz w:val="24"/>
          <w:szCs w:val="24"/>
        </w:rPr>
        <w:t>结构导致了当</w:t>
      </w:r>
      <w:proofErr w:type="gramStart"/>
      <w:r w:rsidR="00951C85" w:rsidRPr="00221827">
        <w:rPr>
          <w:rFonts w:ascii="宋体" w:hAnsi="宋体"/>
          <w:sz w:val="24"/>
          <w:szCs w:val="24"/>
        </w:rPr>
        <w:t>有</w:t>
      </w:r>
      <w:r w:rsidR="00951C85" w:rsidRPr="00221827">
        <w:rPr>
          <w:rFonts w:ascii="宋体" w:hAnsi="宋体" w:hint="eastAsia"/>
          <w:sz w:val="24"/>
          <w:szCs w:val="24"/>
        </w:rPr>
        <w:t>之前</w:t>
      </w:r>
      <w:proofErr w:type="gramEnd"/>
      <w:r w:rsidR="00951C85" w:rsidRPr="00221827">
        <w:rPr>
          <w:rFonts w:ascii="宋体" w:hAnsi="宋体"/>
          <w:sz w:val="24"/>
          <w:szCs w:val="24"/>
        </w:rPr>
        <w:t>没有出现过的新</w:t>
      </w:r>
      <w:r w:rsidR="00951C85" w:rsidRPr="00221827">
        <w:rPr>
          <w:rFonts w:ascii="宋体" w:hAnsi="宋体" w:hint="eastAsia"/>
          <w:sz w:val="24"/>
          <w:szCs w:val="24"/>
        </w:rPr>
        <w:t>关键字</w:t>
      </w:r>
      <w:r w:rsidR="00951C85" w:rsidRPr="00221827">
        <w:rPr>
          <w:rFonts w:ascii="宋体" w:hAnsi="宋体"/>
          <w:sz w:val="24"/>
          <w:szCs w:val="24"/>
        </w:rPr>
        <w:t>插入时，</w:t>
      </w:r>
      <w:r w:rsidR="00951C85" w:rsidRPr="00221827">
        <w:rPr>
          <w:rFonts w:ascii="宋体" w:hAnsi="宋体" w:hint="eastAsia"/>
          <w:sz w:val="24"/>
          <w:szCs w:val="24"/>
        </w:rPr>
        <w:t>MST的</w:t>
      </w:r>
      <w:r w:rsidR="00951C85" w:rsidRPr="00221827">
        <w:rPr>
          <w:rFonts w:ascii="宋体" w:hAnsi="宋体"/>
          <w:sz w:val="24"/>
          <w:szCs w:val="24"/>
        </w:rPr>
        <w:t>结构</w:t>
      </w:r>
      <w:r w:rsidR="00951C85" w:rsidRPr="00221827">
        <w:rPr>
          <w:rFonts w:ascii="宋体" w:hAnsi="宋体" w:hint="eastAsia"/>
          <w:sz w:val="24"/>
          <w:szCs w:val="24"/>
        </w:rPr>
        <w:t>可能</w:t>
      </w:r>
      <w:r w:rsidR="00951C85" w:rsidRPr="00221827">
        <w:rPr>
          <w:rFonts w:ascii="宋体" w:hAnsi="宋体"/>
          <w:sz w:val="24"/>
          <w:szCs w:val="24"/>
        </w:rPr>
        <w:t>会发生较大改变，</w:t>
      </w:r>
      <w:r w:rsidR="00951C85" w:rsidRPr="00221827">
        <w:rPr>
          <w:rFonts w:ascii="宋体" w:hAnsi="宋体" w:hint="eastAsia"/>
          <w:sz w:val="24"/>
          <w:szCs w:val="24"/>
        </w:rPr>
        <w:t>为了</w:t>
      </w:r>
      <w:r w:rsidR="00951C85" w:rsidRPr="00221827">
        <w:rPr>
          <w:rFonts w:ascii="宋体" w:hAnsi="宋体"/>
          <w:sz w:val="24"/>
          <w:szCs w:val="24"/>
        </w:rPr>
        <w:t>快速判断一个待插入的关键</w:t>
      </w:r>
      <w:r w:rsidR="00951C85" w:rsidRPr="00221827">
        <w:rPr>
          <w:rFonts w:ascii="宋体" w:hAnsi="宋体" w:hint="eastAsia"/>
          <w:sz w:val="24"/>
          <w:szCs w:val="24"/>
        </w:rPr>
        <w:t>字</w:t>
      </w:r>
      <w:r w:rsidR="00951C85" w:rsidRPr="00221827">
        <w:rPr>
          <w:rFonts w:ascii="宋体" w:hAnsi="宋体"/>
          <w:sz w:val="24"/>
          <w:szCs w:val="24"/>
        </w:rPr>
        <w:t>是否是新关键</w:t>
      </w:r>
      <w:r w:rsidR="00951C85" w:rsidRPr="00221827">
        <w:rPr>
          <w:rFonts w:ascii="宋体" w:hAnsi="宋体" w:hint="eastAsia"/>
          <w:sz w:val="24"/>
          <w:szCs w:val="24"/>
        </w:rPr>
        <w:t>字</w:t>
      </w:r>
      <w:r w:rsidR="00951C85" w:rsidRPr="00221827">
        <w:rPr>
          <w:rFonts w:ascii="宋体" w:hAnsi="宋体"/>
          <w:sz w:val="24"/>
          <w:szCs w:val="24"/>
        </w:rPr>
        <w:t>，我们采用了一个布隆过滤器的结构，</w:t>
      </w:r>
      <w:r w:rsidR="00951C85" w:rsidRPr="00221827">
        <w:rPr>
          <w:rFonts w:ascii="宋体" w:hAnsi="宋体" w:hint="eastAsia"/>
          <w:sz w:val="24"/>
          <w:szCs w:val="24"/>
        </w:rPr>
        <w:t>我们为</w:t>
      </w:r>
      <w:r w:rsidR="00951C85" w:rsidRPr="00221827">
        <w:rPr>
          <w:rFonts w:ascii="宋体" w:hAnsi="宋体"/>
          <w:sz w:val="24"/>
          <w:szCs w:val="24"/>
        </w:rPr>
        <w:t>倒排索引中的关键字列表</w:t>
      </w:r>
      <w:r w:rsidR="00951C85" w:rsidRPr="00221827">
        <w:rPr>
          <w:rFonts w:ascii="宋体" w:hAnsi="宋体" w:hint="eastAsia"/>
          <w:sz w:val="24"/>
          <w:szCs w:val="24"/>
        </w:rPr>
        <w:t>映射</w:t>
      </w:r>
      <w:r w:rsidR="00951C85" w:rsidRPr="00221827">
        <w:rPr>
          <w:rFonts w:ascii="宋体" w:hAnsi="宋体"/>
          <w:sz w:val="24"/>
          <w:szCs w:val="24"/>
        </w:rPr>
        <w:t>了一个bit vector</w:t>
      </w:r>
      <w:r w:rsidR="00951C85" w:rsidRPr="00221827">
        <w:rPr>
          <w:rFonts w:ascii="宋体" w:hAnsi="宋体" w:hint="eastAsia"/>
          <w:sz w:val="24"/>
          <w:szCs w:val="24"/>
        </w:rPr>
        <w:t>，叫做bitmap，对于</w:t>
      </w:r>
      <w:r w:rsidR="00951C85" w:rsidRPr="00221827">
        <w:rPr>
          <w:rFonts w:ascii="宋体" w:hAnsi="宋体"/>
          <w:sz w:val="24"/>
          <w:szCs w:val="24"/>
        </w:rPr>
        <w:t>每个</w:t>
      </w:r>
      <w:r w:rsidR="00951C85" w:rsidRPr="00221827">
        <w:rPr>
          <w:rFonts w:ascii="宋体" w:hAnsi="宋体" w:hint="eastAsia"/>
          <w:sz w:val="24"/>
          <w:szCs w:val="24"/>
        </w:rPr>
        <w:t>关键字我们</w:t>
      </w:r>
      <w:r w:rsidR="00951C85" w:rsidRPr="00221827">
        <w:rPr>
          <w:rFonts w:ascii="宋体" w:hAnsi="宋体"/>
          <w:sz w:val="24"/>
          <w:szCs w:val="24"/>
        </w:rPr>
        <w:t>都进行k</w:t>
      </w:r>
      <w:r w:rsidR="00951C85" w:rsidRPr="00221827">
        <w:rPr>
          <w:rFonts w:ascii="宋体" w:hAnsi="宋体" w:hint="eastAsia"/>
          <w:sz w:val="24"/>
          <w:szCs w:val="24"/>
        </w:rPr>
        <w:t>次</w:t>
      </w:r>
      <w:r w:rsidR="00951C85" w:rsidRPr="00221827">
        <w:rPr>
          <w:rFonts w:ascii="宋体" w:hAnsi="宋体"/>
          <w:sz w:val="24"/>
          <w:szCs w:val="24"/>
        </w:rPr>
        <w:t>不同的哈希操作，然后将</w:t>
      </w:r>
      <w:proofErr w:type="gramStart"/>
      <w:r w:rsidR="00951C85" w:rsidRPr="00221827">
        <w:rPr>
          <w:rFonts w:ascii="宋体" w:hAnsi="宋体" w:hint="eastAsia"/>
          <w:sz w:val="24"/>
          <w:szCs w:val="24"/>
        </w:rPr>
        <w:t>哈希</w:t>
      </w:r>
      <w:r w:rsidR="00951C85" w:rsidRPr="00221827">
        <w:rPr>
          <w:rFonts w:ascii="宋体" w:hAnsi="宋体"/>
          <w:sz w:val="24"/>
          <w:szCs w:val="24"/>
        </w:rPr>
        <w:t>值</w:t>
      </w:r>
      <w:r w:rsidR="00951C85" w:rsidRPr="00221827">
        <w:rPr>
          <w:rFonts w:ascii="宋体" w:hAnsi="宋体" w:hint="eastAsia"/>
          <w:sz w:val="24"/>
          <w:szCs w:val="24"/>
        </w:rPr>
        <w:t>模</w:t>
      </w:r>
      <w:proofErr w:type="gramEnd"/>
      <w:r w:rsidR="00951C85" w:rsidRPr="00221827">
        <w:rPr>
          <w:rFonts w:ascii="宋体" w:hAnsi="宋体" w:hint="eastAsia"/>
          <w:sz w:val="24"/>
          <w:szCs w:val="24"/>
        </w:rPr>
        <w:t>128后得到</w:t>
      </w:r>
      <w:r w:rsidR="00951C85" w:rsidRPr="00221827">
        <w:rPr>
          <w:rFonts w:ascii="宋体" w:hAnsi="宋体"/>
          <w:sz w:val="24"/>
          <w:szCs w:val="24"/>
        </w:rPr>
        <w:t>的数据位在</w:t>
      </w:r>
      <w:r w:rsidR="00951C85" w:rsidRPr="00221827">
        <w:rPr>
          <w:rFonts w:ascii="宋体" w:hAnsi="宋体" w:hint="eastAsia"/>
          <w:sz w:val="24"/>
          <w:szCs w:val="24"/>
        </w:rPr>
        <w:t>bitmap中</w:t>
      </w:r>
      <w:r w:rsidR="00951C85" w:rsidRPr="00221827">
        <w:rPr>
          <w:rFonts w:ascii="宋体" w:hAnsi="宋体"/>
          <w:sz w:val="24"/>
          <w:szCs w:val="24"/>
        </w:rPr>
        <w:t>置</w:t>
      </w:r>
      <w:r w:rsidR="00951C85" w:rsidRPr="00221827">
        <w:rPr>
          <w:rFonts w:ascii="宋体" w:hAnsi="宋体" w:hint="eastAsia"/>
          <w:sz w:val="24"/>
          <w:szCs w:val="24"/>
        </w:rPr>
        <w:t>1，</w:t>
      </w:r>
      <w:r w:rsidR="00951C85" w:rsidRPr="00221827">
        <w:rPr>
          <w:rFonts w:ascii="宋体" w:hAnsi="宋体"/>
          <w:sz w:val="24"/>
          <w:szCs w:val="24"/>
        </w:rPr>
        <w:t>当一个的新的关键</w:t>
      </w:r>
      <w:r w:rsidR="00951C85" w:rsidRPr="00221827">
        <w:rPr>
          <w:rFonts w:ascii="宋体" w:hAnsi="宋体" w:hint="eastAsia"/>
          <w:sz w:val="24"/>
          <w:szCs w:val="24"/>
        </w:rPr>
        <w:t>字</w:t>
      </w:r>
      <m:oMath>
        <m:sSub>
          <m:sSubPr>
            <m:ctrlPr>
              <w:rPr>
                <w:rFonts w:ascii="Cambria Math" w:hAnsi="Cambria Math"/>
                <w:sz w:val="24"/>
                <w:szCs w:val="24"/>
              </w:rPr>
            </m:ctrlPr>
          </m:sSubPr>
          <m:e>
            <m:r>
              <w:rPr>
                <w:rFonts w:ascii="Cambria Math" w:hAnsi="Cambria Math"/>
                <w:sz w:val="24"/>
                <w:szCs w:val="24"/>
              </w:rPr>
              <m:t>key</m:t>
            </m:r>
          </m:e>
          <m:sub>
            <m:r>
              <w:rPr>
                <w:rFonts w:ascii="Cambria Math" w:hAnsi="Cambria Math"/>
                <w:sz w:val="24"/>
                <w:szCs w:val="24"/>
              </w:rPr>
              <m:t>i</m:t>
            </m:r>
          </m:sub>
        </m:sSub>
      </m:oMath>
      <w:r w:rsidR="00951C85" w:rsidRPr="00221827">
        <w:rPr>
          <w:rFonts w:ascii="宋体" w:hAnsi="宋体"/>
          <w:sz w:val="24"/>
          <w:szCs w:val="24"/>
        </w:rPr>
        <w:t>来的时候，</w:t>
      </w:r>
      <w:r w:rsidR="00951C85" w:rsidRPr="00221827">
        <w:rPr>
          <w:rFonts w:ascii="宋体" w:hAnsi="宋体" w:hint="eastAsia"/>
          <w:sz w:val="24"/>
          <w:szCs w:val="24"/>
        </w:rPr>
        <w:t>我</w:t>
      </w:r>
      <w:r w:rsidR="00951C85" w:rsidRPr="00221827">
        <w:rPr>
          <w:rFonts w:ascii="宋体" w:hAnsi="宋体"/>
          <w:sz w:val="24"/>
          <w:szCs w:val="24"/>
        </w:rPr>
        <w:t>们对</w:t>
      </w:r>
      <m:oMath>
        <m:sSub>
          <m:sSubPr>
            <m:ctrlPr>
              <w:rPr>
                <w:rFonts w:ascii="Cambria Math" w:hAnsi="Cambria Math"/>
                <w:sz w:val="24"/>
                <w:szCs w:val="24"/>
              </w:rPr>
            </m:ctrlPr>
          </m:sSubPr>
          <m:e>
            <m:r>
              <w:rPr>
                <w:rFonts w:ascii="Cambria Math" w:hAnsi="Cambria Math"/>
                <w:sz w:val="24"/>
                <w:szCs w:val="24"/>
              </w:rPr>
              <m:t>key</m:t>
            </m:r>
          </m:e>
          <m:sub>
            <m:r>
              <w:rPr>
                <w:rFonts w:ascii="Cambria Math" w:hAnsi="Cambria Math"/>
                <w:sz w:val="24"/>
                <w:szCs w:val="24"/>
              </w:rPr>
              <m:t>i</m:t>
            </m:r>
          </m:sub>
        </m:sSub>
      </m:oMath>
      <w:r w:rsidR="00951C85" w:rsidRPr="00221827">
        <w:rPr>
          <w:rFonts w:ascii="宋体" w:hAnsi="宋体" w:hint="eastAsia"/>
          <w:sz w:val="24"/>
          <w:szCs w:val="24"/>
        </w:rPr>
        <w:t>进行</w:t>
      </w:r>
      <w:r w:rsidR="00951C85" w:rsidRPr="00221827">
        <w:rPr>
          <w:rFonts w:ascii="宋体" w:hAnsi="宋体"/>
          <w:sz w:val="24"/>
          <w:szCs w:val="24"/>
        </w:rPr>
        <w:t>多重哈希操作</w:t>
      </w:r>
      <w:r w:rsidR="00951C85" w:rsidRPr="00221827">
        <w:rPr>
          <w:rFonts w:ascii="宋体" w:hAnsi="宋体" w:hint="eastAsia"/>
          <w:sz w:val="24"/>
          <w:szCs w:val="24"/>
        </w:rPr>
        <w:t>：</w:t>
      </w:r>
    </w:p>
    <w:p w14:paraId="54B821F5" w14:textId="77777777" w:rsidR="00951C85" w:rsidRPr="00017828" w:rsidRDefault="000E7747" w:rsidP="00951C85">
      <w:pPr>
        <w:rPr>
          <w:szCs w:val="21"/>
        </w:rPr>
      </w:pPr>
      <m:oMathPara>
        <m:oMath>
          <m:sSub>
            <m:sSubPr>
              <m:ctrlPr>
                <w:rPr>
                  <w:rFonts w:ascii="Cambria Math" w:hAnsi="Cambria Math"/>
                  <w:szCs w:val="21"/>
                </w:rPr>
              </m:ctrlPr>
            </m:sSubPr>
            <m:e>
              <m:r>
                <w:rPr>
                  <w:rFonts w:ascii="Cambria Math" w:hAnsi="Cambria Math"/>
                  <w:szCs w:val="21"/>
                </w:rPr>
                <m:t>verify(key</m:t>
              </m:r>
            </m:e>
            <m:sub>
              <m:r>
                <w:rPr>
                  <w:rFonts w:ascii="Cambria Math" w:hAnsi="Cambria Math"/>
                  <w:szCs w:val="21"/>
                </w:rPr>
                <m:t>i</m:t>
              </m:r>
            </m:sub>
          </m:sSub>
          <m:r>
            <m:rPr>
              <m:sty m:val="p"/>
            </m:rPr>
            <w:rPr>
              <w:rFonts w:ascii="Cambria Math" w:hAnsi="Cambria Math" w:hint="eastAsia"/>
              <w:szCs w:val="21"/>
            </w:rPr>
            <m:t>)</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k</m:t>
              </m:r>
            </m:sup>
            <m:e>
              <m:r>
                <w:rPr>
                  <w:rFonts w:ascii="Cambria Math" w:hAnsi="Cambria Math"/>
                  <w:szCs w:val="21"/>
                </w:rPr>
                <m:t>(</m:t>
              </m:r>
              <m:sSub>
                <m:sSubPr>
                  <m:ctrlPr>
                    <w:rPr>
                      <w:rFonts w:ascii="Cambria Math" w:hAnsi="Cambria Math"/>
                      <w:i/>
                      <w:szCs w:val="21"/>
                    </w:rPr>
                  </m:ctrlPr>
                </m:sSubPr>
                <m:e>
                  <m:r>
                    <w:rPr>
                      <w:rFonts w:ascii="Cambria Math" w:hAnsi="Cambria Math"/>
                      <w:szCs w:val="21"/>
                    </w:rPr>
                    <m:t>hash</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key</m:t>
                      </m:r>
                    </m:e>
                    <m:sub>
                      <m:r>
                        <w:rPr>
                          <w:rFonts w:ascii="Cambria Math" w:hAnsi="Cambria Math"/>
                          <w:szCs w:val="21"/>
                        </w:rPr>
                        <m:t>i</m:t>
                      </m:r>
                    </m:sub>
                  </m:sSub>
                </m:e>
              </m:d>
              <m:r>
                <w:rPr>
                  <w:rFonts w:ascii="Cambria Math" w:hAnsi="Cambria Math"/>
                  <w:szCs w:val="21"/>
                </w:rPr>
                <m:t xml:space="preserve"> </m:t>
              </m:r>
              <m:r>
                <w:rPr>
                  <w:rFonts w:ascii="Cambria Math" w:eastAsia="宋体" w:hAnsi="Cambria Math" w:hint="eastAsia"/>
                  <w:szCs w:val="21"/>
                </w:rPr>
                <m:t>∩</m:t>
              </m:r>
              <m:r>
                <w:rPr>
                  <w:rFonts w:ascii="Cambria Math" w:hAnsi="Cambria Math"/>
                  <w:szCs w:val="21"/>
                </w:rPr>
                <m:t xml:space="preserve">1 </m:t>
              </m:r>
            </m:e>
          </m:nary>
          <m:r>
            <m:rPr>
              <m:sty m:val="p"/>
            </m:rPr>
            <w:rPr>
              <w:rFonts w:ascii="Cambria Math" w:hAnsi="Cambria Math" w:hint="eastAsia"/>
              <w:szCs w:val="21"/>
            </w:rPr>
            <m:t>)</m:t>
          </m:r>
        </m:oMath>
      </m:oMathPara>
    </w:p>
    <w:p w14:paraId="36FB9E2E" w14:textId="2E497116" w:rsidR="00951C85" w:rsidRPr="00221827" w:rsidRDefault="00951C85" w:rsidP="00221827">
      <w:pPr>
        <w:spacing w:line="400" w:lineRule="exact"/>
        <w:ind w:firstLineChars="200" w:firstLine="480"/>
        <w:rPr>
          <w:rFonts w:ascii="宋体" w:hAnsi="宋体"/>
          <w:sz w:val="24"/>
          <w:szCs w:val="24"/>
        </w:rPr>
      </w:pPr>
      <w:r w:rsidRPr="00221827">
        <w:rPr>
          <w:rFonts w:ascii="宋体" w:hAnsi="宋体" w:hint="eastAsia"/>
          <w:sz w:val="24"/>
          <w:szCs w:val="24"/>
        </w:rPr>
        <w:t>如果结果为1，</w:t>
      </w:r>
      <w:r w:rsidRPr="00221827">
        <w:rPr>
          <w:rFonts w:ascii="宋体" w:hAnsi="宋体"/>
          <w:sz w:val="24"/>
          <w:szCs w:val="24"/>
        </w:rPr>
        <w:t>则该关键字</w:t>
      </w:r>
      <w:r w:rsidRPr="00221827">
        <w:rPr>
          <w:rFonts w:ascii="宋体" w:hAnsi="宋体" w:hint="eastAsia"/>
          <w:sz w:val="24"/>
          <w:szCs w:val="24"/>
        </w:rPr>
        <w:t>很可能</w:t>
      </w:r>
      <w:r w:rsidRPr="00221827">
        <w:rPr>
          <w:rFonts w:ascii="宋体" w:hAnsi="宋体"/>
          <w:sz w:val="24"/>
          <w:szCs w:val="24"/>
        </w:rPr>
        <w:t>为一个已经存在</w:t>
      </w:r>
      <w:r w:rsidRPr="00221827">
        <w:rPr>
          <w:rFonts w:ascii="宋体" w:hAnsi="宋体" w:hint="eastAsia"/>
          <w:sz w:val="24"/>
          <w:szCs w:val="24"/>
        </w:rPr>
        <w:t>的</w:t>
      </w:r>
      <w:r w:rsidRPr="00221827">
        <w:rPr>
          <w:rFonts w:ascii="宋体" w:hAnsi="宋体"/>
          <w:sz w:val="24"/>
          <w:szCs w:val="24"/>
        </w:rPr>
        <w:t>关键字</w:t>
      </w:r>
      <w:r w:rsidRPr="00221827">
        <w:rPr>
          <w:rFonts w:ascii="宋体" w:hAnsi="宋体" w:hint="eastAsia"/>
          <w:sz w:val="24"/>
          <w:szCs w:val="24"/>
        </w:rPr>
        <w:t>，布隆过滤器</w:t>
      </w:r>
      <w:r w:rsidRPr="00221827">
        <w:rPr>
          <w:rFonts w:ascii="宋体" w:hAnsi="宋体"/>
          <w:sz w:val="24"/>
          <w:szCs w:val="24"/>
        </w:rPr>
        <w:t>的结构如</w:t>
      </w:r>
      <w:r w:rsidRPr="00221827">
        <w:rPr>
          <w:rFonts w:ascii="宋体" w:hAnsi="宋体" w:hint="eastAsia"/>
          <w:sz w:val="24"/>
          <w:szCs w:val="24"/>
        </w:rPr>
        <w:t>图</w:t>
      </w:r>
      <w:r w:rsidR="00F1725B">
        <w:rPr>
          <w:rFonts w:ascii="宋体" w:hAnsi="宋体" w:hint="eastAsia"/>
          <w:sz w:val="24"/>
          <w:szCs w:val="24"/>
        </w:rPr>
        <w:t>13</w:t>
      </w:r>
      <w:r w:rsidRPr="00221827">
        <w:rPr>
          <w:rFonts w:ascii="宋体" w:hAnsi="宋体" w:hint="eastAsia"/>
          <w:sz w:val="24"/>
          <w:szCs w:val="24"/>
        </w:rPr>
        <w:t>所示</w:t>
      </w:r>
      <w:r w:rsidRPr="00221827">
        <w:rPr>
          <w:rFonts w:ascii="宋体" w:hAnsi="宋体"/>
          <w:sz w:val="24"/>
          <w:szCs w:val="24"/>
        </w:rPr>
        <w:t>：</w:t>
      </w:r>
    </w:p>
    <w:p w14:paraId="6DF00CF2" w14:textId="77777777" w:rsidR="00951C85" w:rsidRPr="00017828" w:rsidRDefault="00951C85" w:rsidP="00951C85">
      <w:pPr>
        <w:jc w:val="center"/>
        <w:rPr>
          <w:szCs w:val="21"/>
        </w:rPr>
      </w:pPr>
      <w:r w:rsidRPr="00017828">
        <w:rPr>
          <w:noProof/>
          <w:szCs w:val="21"/>
        </w:rPr>
        <w:lastRenderedPageBreak/>
        <w:drawing>
          <wp:inline distT="0" distB="0" distL="0" distR="0" wp14:anchorId="56944978" wp14:editId="11D35438">
            <wp:extent cx="3173506" cy="1998159"/>
            <wp:effectExtent l="0" t="0" r="0" b="0"/>
            <wp:docPr id="7" name="图片 7" descr="C:\Users\Administrator\Desktop\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未命名文件(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339" cy="2008757"/>
                    </a:xfrm>
                    <a:prstGeom prst="rect">
                      <a:avLst/>
                    </a:prstGeom>
                    <a:noFill/>
                    <a:ln>
                      <a:noFill/>
                    </a:ln>
                  </pic:spPr>
                </pic:pic>
              </a:graphicData>
            </a:graphic>
          </wp:inline>
        </w:drawing>
      </w:r>
    </w:p>
    <w:p w14:paraId="40661465" w14:textId="4672B527" w:rsidR="00D225EC" w:rsidRPr="00F1725B" w:rsidRDefault="00951C85" w:rsidP="00F1725B">
      <w:pPr>
        <w:jc w:val="center"/>
        <w:rPr>
          <w:szCs w:val="21"/>
        </w:rPr>
      </w:pPr>
      <w:r w:rsidRPr="00017828">
        <w:rPr>
          <w:rFonts w:hint="eastAsia"/>
          <w:szCs w:val="21"/>
        </w:rPr>
        <w:t>图</w:t>
      </w:r>
      <w:r w:rsidR="00F1725B">
        <w:rPr>
          <w:rFonts w:hint="eastAsia"/>
          <w:szCs w:val="21"/>
        </w:rPr>
        <w:t>13</w:t>
      </w:r>
      <w:r w:rsidRPr="00017828">
        <w:rPr>
          <w:rFonts w:hint="eastAsia"/>
          <w:szCs w:val="21"/>
        </w:rPr>
        <w:t xml:space="preserve"> </w:t>
      </w:r>
      <w:r w:rsidRPr="00017828">
        <w:rPr>
          <w:rFonts w:hint="eastAsia"/>
          <w:szCs w:val="21"/>
        </w:rPr>
        <w:t>关键字布隆过滤器</w:t>
      </w:r>
    </w:p>
    <w:p w14:paraId="186B10D7" w14:textId="716451D2" w:rsidR="00A93FA6" w:rsidRDefault="00A93FA6" w:rsidP="00A93FA6">
      <w:pPr>
        <w:spacing w:line="400" w:lineRule="exact"/>
        <w:rPr>
          <w:rFonts w:ascii="宋体" w:hAnsi="宋体"/>
          <w:b/>
          <w:bCs/>
          <w:sz w:val="24"/>
          <w:szCs w:val="24"/>
        </w:rPr>
      </w:pPr>
      <w:r w:rsidRPr="00A93FA6">
        <w:rPr>
          <w:rFonts w:ascii="宋体" w:hAnsi="宋体" w:hint="eastAsia"/>
          <w:b/>
          <w:bCs/>
          <w:sz w:val="24"/>
          <w:szCs w:val="24"/>
        </w:rPr>
        <w:t xml:space="preserve">3.3.5 </w:t>
      </w:r>
      <w:proofErr w:type="gramStart"/>
      <w:r w:rsidRPr="00A93FA6">
        <w:rPr>
          <w:rFonts w:ascii="宋体" w:hAnsi="宋体" w:hint="eastAsia"/>
          <w:b/>
          <w:bCs/>
          <w:sz w:val="24"/>
          <w:szCs w:val="24"/>
        </w:rPr>
        <w:t>跨链数据</w:t>
      </w:r>
      <w:proofErr w:type="gramEnd"/>
      <w:r w:rsidRPr="00A93FA6">
        <w:rPr>
          <w:rFonts w:ascii="宋体" w:hAnsi="宋体" w:hint="eastAsia"/>
          <w:b/>
          <w:bCs/>
          <w:sz w:val="24"/>
          <w:szCs w:val="24"/>
        </w:rPr>
        <w:t>整合模块</w:t>
      </w:r>
    </w:p>
    <w:p w14:paraId="34DA89E8" w14:textId="37A6B071" w:rsidR="00637DF5" w:rsidRDefault="00320C9F" w:rsidP="00320C9F">
      <w:pPr>
        <w:spacing w:line="400" w:lineRule="exact"/>
        <w:ind w:firstLine="510"/>
        <w:rPr>
          <w:rFonts w:ascii="宋体" w:hAnsi="宋体"/>
          <w:sz w:val="24"/>
          <w:szCs w:val="24"/>
        </w:rPr>
      </w:pPr>
      <w:r w:rsidRPr="00320C9F">
        <w:rPr>
          <w:rFonts w:ascii="宋体" w:hAnsi="宋体" w:hint="eastAsia"/>
          <w:sz w:val="24"/>
          <w:szCs w:val="24"/>
        </w:rPr>
        <w:t>我们的方案</w:t>
      </w:r>
      <w:r>
        <w:rPr>
          <w:rFonts w:ascii="宋体" w:hAnsi="宋体" w:hint="eastAsia"/>
          <w:sz w:val="24"/>
          <w:szCs w:val="24"/>
        </w:rPr>
        <w:t>支持在异构链系统中</w:t>
      </w:r>
      <w:proofErr w:type="gramStart"/>
      <w:r>
        <w:rPr>
          <w:rFonts w:ascii="宋体" w:hAnsi="宋体" w:hint="eastAsia"/>
          <w:sz w:val="24"/>
          <w:szCs w:val="24"/>
        </w:rPr>
        <w:t>进行跨链的</w:t>
      </w:r>
      <w:proofErr w:type="gramEnd"/>
      <w:r>
        <w:rPr>
          <w:rFonts w:ascii="宋体" w:hAnsi="宋体" w:hint="eastAsia"/>
          <w:sz w:val="24"/>
          <w:szCs w:val="24"/>
        </w:rPr>
        <w:t>信息检索，</w:t>
      </w:r>
      <w:proofErr w:type="gramStart"/>
      <w:r w:rsidRPr="00320C9F">
        <w:rPr>
          <w:rFonts w:ascii="宋体" w:hAnsi="宋体" w:hint="eastAsia"/>
          <w:sz w:val="24"/>
          <w:szCs w:val="24"/>
        </w:rPr>
        <w:t>在跨链</w:t>
      </w:r>
      <w:r>
        <w:rPr>
          <w:rFonts w:ascii="宋体" w:hAnsi="宋体" w:hint="eastAsia"/>
          <w:sz w:val="24"/>
          <w:szCs w:val="24"/>
        </w:rPr>
        <w:t>检索</w:t>
      </w:r>
      <w:proofErr w:type="gramEnd"/>
      <w:r>
        <w:rPr>
          <w:rFonts w:ascii="宋体" w:hAnsi="宋体" w:hint="eastAsia"/>
          <w:sz w:val="24"/>
          <w:szCs w:val="24"/>
        </w:rPr>
        <w:t>模块中，由于</w:t>
      </w:r>
      <w:proofErr w:type="gramStart"/>
      <w:r>
        <w:rPr>
          <w:rFonts w:ascii="宋体" w:hAnsi="宋体" w:hint="eastAsia"/>
          <w:sz w:val="24"/>
          <w:szCs w:val="24"/>
        </w:rPr>
        <w:t>异构区</w:t>
      </w:r>
      <w:proofErr w:type="gramEnd"/>
      <w:r>
        <w:rPr>
          <w:rFonts w:ascii="宋体" w:hAnsi="宋体" w:hint="eastAsia"/>
          <w:sz w:val="24"/>
          <w:szCs w:val="24"/>
        </w:rPr>
        <w:t>块链中的数据结构如交易结构和区块结构等都不相同，因此首先需要对不同链上不同格式的数据进行整合，整合为支持构建索引的统一格式，并以此为基础在多链间构建索引。</w:t>
      </w:r>
    </w:p>
    <w:p w14:paraId="2128DCAE" w14:textId="34BF3DBB" w:rsidR="00320C9F" w:rsidRDefault="00320C9F" w:rsidP="00320C9F">
      <w:pPr>
        <w:spacing w:line="400" w:lineRule="exact"/>
        <w:ind w:firstLine="510"/>
        <w:rPr>
          <w:rFonts w:ascii="宋体" w:hAnsi="宋体"/>
          <w:sz w:val="24"/>
          <w:szCs w:val="24"/>
        </w:rPr>
      </w:pPr>
      <w:r>
        <w:rPr>
          <w:rFonts w:ascii="宋体" w:hAnsi="宋体" w:hint="eastAsia"/>
          <w:sz w:val="24"/>
          <w:szCs w:val="24"/>
        </w:rPr>
        <w:t>在2.2.6节的介绍中可知，</w:t>
      </w:r>
      <w:r>
        <w:rPr>
          <w:rFonts w:ascii="宋体" w:hAnsi="宋体"/>
          <w:sz w:val="24"/>
          <w:szCs w:val="24"/>
        </w:rPr>
        <w:t>RDF</w:t>
      </w:r>
      <w:r>
        <w:rPr>
          <w:rFonts w:ascii="宋体" w:hAnsi="宋体" w:hint="eastAsia"/>
          <w:sz w:val="24"/>
          <w:szCs w:val="24"/>
        </w:rPr>
        <w:t>是一种对非结构化数据和半结构化数据进行格式统一的有效手段，因此在我们的方案中</w:t>
      </w:r>
      <w:r w:rsidR="00277C21">
        <w:rPr>
          <w:rFonts w:ascii="宋体" w:hAnsi="宋体" w:hint="eastAsia"/>
          <w:sz w:val="24"/>
          <w:szCs w:val="24"/>
        </w:rPr>
        <w:t>选择通过R</w:t>
      </w:r>
      <w:r w:rsidR="00277C21">
        <w:rPr>
          <w:rFonts w:ascii="宋体" w:hAnsi="宋体"/>
          <w:sz w:val="24"/>
          <w:szCs w:val="24"/>
        </w:rPr>
        <w:t>DF</w:t>
      </w:r>
      <w:r w:rsidR="00277C21">
        <w:rPr>
          <w:rFonts w:ascii="宋体" w:hAnsi="宋体" w:hint="eastAsia"/>
          <w:sz w:val="24"/>
          <w:szCs w:val="24"/>
        </w:rPr>
        <w:t>构建实体三元组来进行异构链上的数据整合，步骤如下：</w:t>
      </w:r>
    </w:p>
    <w:p w14:paraId="27B00A93" w14:textId="536E3D57" w:rsidR="00277C21" w:rsidRDefault="00277C21" w:rsidP="00320C9F">
      <w:pPr>
        <w:spacing w:line="400" w:lineRule="exact"/>
        <w:ind w:firstLine="510"/>
        <w:rPr>
          <w:rFonts w:ascii="宋体" w:hAnsi="宋体"/>
          <w:sz w:val="24"/>
          <w:szCs w:val="24"/>
        </w:rPr>
      </w:pPr>
      <w:r>
        <w:rPr>
          <w:rFonts w:ascii="宋体" w:hAnsi="宋体" w:hint="eastAsia"/>
          <w:sz w:val="24"/>
          <w:szCs w:val="24"/>
        </w:rPr>
        <w:t>1.我们在每条独立的区块链上建立M</w:t>
      </w:r>
      <w:r>
        <w:rPr>
          <w:rFonts w:ascii="宋体" w:hAnsi="宋体"/>
          <w:sz w:val="24"/>
          <w:szCs w:val="24"/>
        </w:rPr>
        <w:t>ST</w:t>
      </w:r>
      <w:r>
        <w:rPr>
          <w:rFonts w:ascii="宋体" w:hAnsi="宋体" w:hint="eastAsia"/>
          <w:sz w:val="24"/>
          <w:szCs w:val="24"/>
        </w:rPr>
        <w:t>索引结构，使其中的数据以关键字组的形式存在；</w:t>
      </w:r>
    </w:p>
    <w:p w14:paraId="07D66782" w14:textId="77777777" w:rsidR="003A0DE0" w:rsidRDefault="00277C21" w:rsidP="00277C21">
      <w:pPr>
        <w:spacing w:line="400" w:lineRule="exact"/>
        <w:ind w:firstLine="510"/>
        <w:rPr>
          <w:rFonts w:ascii="宋体" w:hAnsi="宋体"/>
          <w:sz w:val="24"/>
          <w:szCs w:val="24"/>
        </w:rPr>
      </w:pPr>
      <w:r>
        <w:rPr>
          <w:rFonts w:ascii="宋体" w:hAnsi="宋体" w:hint="eastAsia"/>
          <w:sz w:val="24"/>
          <w:szCs w:val="24"/>
        </w:rPr>
        <w:t>2.定义实体三元组抽取规则，包括两部分，实体抽取和关系抽取。其中实体抽取为定义实体集合{</w:t>
      </w:r>
      <w:r w:rsidR="00702524" w:rsidRPr="00702524">
        <w:t xml:space="preserve"> </w:t>
      </w:r>
      <m:oMath>
        <m:sSub>
          <m:sSubPr>
            <m:ctrlPr>
              <w:rPr>
                <w:rFonts w:ascii="Cambria Math" w:hAnsi="Cambria Math"/>
                <w:i/>
                <w:sz w:val="24"/>
                <w:szCs w:val="24"/>
              </w:rPr>
            </m:ctrlPr>
          </m:sSubPr>
          <m:e>
            <m:r>
              <m:rPr>
                <m:sty m:val="p"/>
              </m:rPr>
              <w:rPr>
                <w:rFonts w:ascii="Cambria Math" w:hAnsi="Cambria Math"/>
                <w:sz w:val="24"/>
                <w:szCs w:val="24"/>
              </w:rPr>
              <m:t>entity</m:t>
            </m:r>
          </m:e>
          <m:sub>
            <m:r>
              <m:rPr>
                <m:sty m:val="p"/>
              </m:rPr>
              <w:rPr>
                <w:rFonts w:ascii="Cambria Math" w:hAnsi="Cambria Math" w:hint="eastAsia"/>
                <w:sz w:val="24"/>
                <w:szCs w:val="24"/>
              </w:rPr>
              <m:t>1</m:t>
            </m:r>
          </m:sub>
        </m:sSub>
      </m:oMath>
      <w:r>
        <w:rPr>
          <w:rFonts w:ascii="宋体" w:hAnsi="宋体" w:hint="eastAsia"/>
          <w:sz w:val="24"/>
          <w:szCs w:val="24"/>
        </w:rPr>
        <w:t>，</w:t>
      </w:r>
      <m:oMath>
        <m:sSub>
          <m:sSubPr>
            <m:ctrlPr>
              <w:rPr>
                <w:rFonts w:ascii="Cambria Math" w:hAnsi="Cambria Math"/>
                <w:i/>
                <w:sz w:val="24"/>
                <w:szCs w:val="24"/>
              </w:rPr>
            </m:ctrlPr>
          </m:sSubPr>
          <m:e>
            <m:r>
              <m:rPr>
                <m:sty m:val="p"/>
              </m:rPr>
              <w:rPr>
                <w:rFonts w:ascii="Cambria Math" w:hAnsi="Cambria Math"/>
                <w:sz w:val="24"/>
                <w:szCs w:val="24"/>
              </w:rPr>
              <m:t>entity</m:t>
            </m:r>
          </m:e>
          <m:sub>
            <m:r>
              <m:rPr>
                <m:sty m:val="p"/>
              </m:rPr>
              <w:rPr>
                <w:rFonts w:ascii="Cambria Math" w:hAnsi="Cambria Math" w:hint="eastAsia"/>
                <w:sz w:val="24"/>
                <w:szCs w:val="24"/>
              </w:rPr>
              <m:t>2</m:t>
            </m:r>
          </m:sub>
        </m:sSub>
      </m:oMath>
      <w:r>
        <w:rPr>
          <w:rFonts w:ascii="宋体" w:hAnsi="宋体" w:hint="eastAsia"/>
          <w:sz w:val="24"/>
          <w:szCs w:val="24"/>
        </w:rPr>
        <w:t>，</w:t>
      </w:r>
      <m:oMath>
        <m:sSub>
          <m:sSubPr>
            <m:ctrlPr>
              <w:rPr>
                <w:rFonts w:ascii="Cambria Math" w:hAnsi="Cambria Math"/>
                <w:i/>
                <w:sz w:val="24"/>
                <w:szCs w:val="24"/>
              </w:rPr>
            </m:ctrlPr>
          </m:sSubPr>
          <m:e>
            <m:r>
              <m:rPr>
                <m:sty m:val="p"/>
              </m:rPr>
              <w:rPr>
                <w:rFonts w:ascii="Cambria Math" w:hAnsi="Cambria Math"/>
                <w:sz w:val="24"/>
                <w:szCs w:val="24"/>
              </w:rPr>
              <m:t>entity</m:t>
            </m:r>
          </m:e>
          <m:sub>
            <m:r>
              <m:rPr>
                <m:sty m:val="p"/>
              </m:rPr>
              <w:rPr>
                <w:rFonts w:ascii="Cambria Math" w:hAnsi="Cambria Math" w:hint="eastAsia"/>
                <w:sz w:val="24"/>
                <w:szCs w:val="24"/>
              </w:rPr>
              <m:t>3</m:t>
            </m:r>
          </m:sub>
        </m:sSub>
      </m:oMath>
      <w:r w:rsidR="00702524">
        <w:rPr>
          <w:rFonts w:ascii="宋体" w:hAnsi="宋体"/>
          <w:sz w:val="24"/>
          <w:szCs w:val="24"/>
        </w:rPr>
        <w:t>…</w:t>
      </w:r>
      <w:r>
        <w:rPr>
          <w:rFonts w:ascii="宋体" w:hAnsi="宋体" w:hint="eastAsia"/>
          <w:sz w:val="24"/>
          <w:szCs w:val="24"/>
        </w:rPr>
        <w:t>}，结合单链检索模块中的分布式语义提取算法，根据词性和相关度进行分类，将以名词词性为主的关键词集合按照文档相关性从高到低进行排序，作为可能的实体集合；关系抽取与实体抽取步骤类似，通过分布式语义提取算法和相关度排序得到可能的关系集合{</w:t>
      </w:r>
      <m:oMath>
        <m:sSub>
          <m:sSubPr>
            <m:ctrlPr>
              <w:rPr>
                <w:rFonts w:ascii="Cambria Math" w:hAnsi="Cambria Math"/>
                <w:i/>
                <w:sz w:val="24"/>
                <w:szCs w:val="24"/>
              </w:rPr>
            </m:ctrlPr>
          </m:sSubPr>
          <m:e>
            <m:r>
              <m:rPr>
                <m:sty m:val="p"/>
              </m:rPr>
              <w:rPr>
                <w:rFonts w:ascii="Cambria Math" w:hAnsi="Cambria Math"/>
                <w:sz w:val="24"/>
                <w:szCs w:val="24"/>
              </w:rPr>
              <m:t>R</m:t>
            </m:r>
            <m:r>
              <m:rPr>
                <m:sty m:val="p"/>
              </m:rPr>
              <w:rPr>
                <w:rFonts w:ascii="Cambria Math" w:hAnsi="Cambria Math" w:hint="eastAsia"/>
                <w:sz w:val="24"/>
                <w:szCs w:val="24"/>
              </w:rPr>
              <m:t>s</m:t>
            </m:r>
          </m:e>
          <m:sub>
            <m:r>
              <m:rPr>
                <m:sty m:val="p"/>
              </m:rPr>
              <w:rPr>
                <w:rFonts w:ascii="Cambria Math" w:hAnsi="Cambria Math" w:hint="eastAsia"/>
                <w:sz w:val="24"/>
                <w:szCs w:val="24"/>
              </w:rPr>
              <m:t>1</m:t>
            </m:r>
          </m:sub>
        </m:sSub>
      </m:oMath>
      <w:r>
        <w:rPr>
          <w:rFonts w:ascii="宋体" w:hAnsi="宋体" w:hint="eastAsia"/>
          <w:sz w:val="24"/>
          <w:szCs w:val="24"/>
        </w:rPr>
        <w:t>，</w:t>
      </w:r>
      <m:oMath>
        <m:sSub>
          <m:sSubPr>
            <m:ctrlPr>
              <w:rPr>
                <w:rFonts w:ascii="Cambria Math" w:hAnsi="Cambria Math"/>
                <w:i/>
                <w:sz w:val="24"/>
                <w:szCs w:val="24"/>
              </w:rPr>
            </m:ctrlPr>
          </m:sSubPr>
          <m:e>
            <m:r>
              <m:rPr>
                <m:sty m:val="p"/>
              </m:rPr>
              <w:rPr>
                <w:rFonts w:ascii="Cambria Math" w:hAnsi="Cambria Math"/>
                <w:sz w:val="24"/>
                <w:szCs w:val="24"/>
              </w:rPr>
              <m:t>R</m:t>
            </m:r>
            <m:r>
              <m:rPr>
                <m:sty m:val="p"/>
              </m:rPr>
              <w:rPr>
                <w:rFonts w:ascii="Cambria Math" w:hAnsi="Cambria Math" w:hint="eastAsia"/>
                <w:sz w:val="24"/>
                <w:szCs w:val="24"/>
              </w:rPr>
              <m:t>s</m:t>
            </m:r>
          </m:e>
          <m:sub>
            <m:r>
              <m:rPr>
                <m:sty m:val="p"/>
              </m:rPr>
              <w:rPr>
                <w:rFonts w:ascii="Cambria Math" w:hAnsi="Cambria Math"/>
                <w:sz w:val="24"/>
                <w:szCs w:val="24"/>
              </w:rPr>
              <m:t>2</m:t>
            </m:r>
          </m:sub>
        </m:sSub>
      </m:oMath>
      <w:r>
        <w:rPr>
          <w:rFonts w:ascii="宋体" w:hAnsi="宋体" w:hint="eastAsia"/>
          <w:sz w:val="24"/>
          <w:szCs w:val="24"/>
        </w:rPr>
        <w:t>，</w:t>
      </w:r>
      <m:oMath>
        <m:sSub>
          <m:sSubPr>
            <m:ctrlPr>
              <w:rPr>
                <w:rFonts w:ascii="Cambria Math" w:hAnsi="Cambria Math"/>
                <w:i/>
                <w:sz w:val="24"/>
                <w:szCs w:val="24"/>
              </w:rPr>
            </m:ctrlPr>
          </m:sSubPr>
          <m:e>
            <m:r>
              <m:rPr>
                <m:sty m:val="p"/>
              </m:rPr>
              <w:rPr>
                <w:rFonts w:ascii="Cambria Math" w:hAnsi="Cambria Math"/>
                <w:sz w:val="24"/>
                <w:szCs w:val="24"/>
              </w:rPr>
              <m:t>R</m:t>
            </m:r>
            <m:r>
              <m:rPr>
                <m:sty m:val="p"/>
              </m:rPr>
              <w:rPr>
                <w:rFonts w:ascii="Cambria Math" w:hAnsi="Cambria Math" w:hint="eastAsia"/>
                <w:sz w:val="24"/>
                <w:szCs w:val="24"/>
              </w:rPr>
              <m:t>s</m:t>
            </m:r>
          </m:e>
          <m:sub>
            <m:r>
              <m:rPr>
                <m:sty m:val="p"/>
              </m:rPr>
              <w:rPr>
                <w:rFonts w:ascii="Cambria Math" w:hAnsi="Cambria Math"/>
                <w:sz w:val="24"/>
                <w:szCs w:val="24"/>
              </w:rPr>
              <m:t>3</m:t>
            </m:r>
          </m:sub>
        </m:sSub>
      </m:oMath>
      <w:r w:rsidR="00702524">
        <w:rPr>
          <w:rFonts w:ascii="宋体" w:hAnsi="宋体"/>
          <w:sz w:val="24"/>
          <w:szCs w:val="24"/>
        </w:rPr>
        <w:t>…</w:t>
      </w:r>
      <w:r>
        <w:rPr>
          <w:rFonts w:ascii="宋体" w:hAnsi="宋体"/>
          <w:sz w:val="24"/>
          <w:szCs w:val="24"/>
        </w:rPr>
        <w:t>}</w:t>
      </w:r>
      <w:r w:rsidR="00702524">
        <w:rPr>
          <w:rFonts w:ascii="宋体" w:hAnsi="宋体"/>
          <w:sz w:val="24"/>
          <w:szCs w:val="24"/>
        </w:rPr>
        <w:t>…</w:t>
      </w:r>
      <w:r>
        <w:rPr>
          <w:rFonts w:ascii="宋体" w:hAnsi="宋体" w:hint="eastAsia"/>
          <w:sz w:val="24"/>
          <w:szCs w:val="24"/>
        </w:rPr>
        <w:t>，然后遍历整个关键词组，找到</w:t>
      </w:r>
      <w:proofErr w:type="gramStart"/>
      <w:r w:rsidR="00702524">
        <w:rPr>
          <w:rFonts w:ascii="宋体" w:hAnsi="宋体" w:hint="eastAsia"/>
          <w:sz w:val="24"/>
          <w:szCs w:val="24"/>
        </w:rPr>
        <w:t>某个关系</w:t>
      </w:r>
      <w:proofErr w:type="gramEnd"/>
      <w:r w:rsidR="00702524">
        <w:rPr>
          <w:rFonts w:ascii="宋体" w:hAnsi="宋体" w:hint="eastAsia"/>
          <w:sz w:val="24"/>
          <w:szCs w:val="24"/>
        </w:rPr>
        <w:t>的所在位置，从</w:t>
      </w:r>
      <w:proofErr w:type="gramStart"/>
      <w:r w:rsidR="00702524">
        <w:rPr>
          <w:rFonts w:ascii="宋体" w:hAnsi="宋体" w:hint="eastAsia"/>
          <w:sz w:val="24"/>
          <w:szCs w:val="24"/>
        </w:rPr>
        <w:t>该关系</w:t>
      </w:r>
      <w:proofErr w:type="gramEnd"/>
      <w:r w:rsidR="00702524">
        <w:rPr>
          <w:rFonts w:ascii="宋体" w:hAnsi="宋体" w:hint="eastAsia"/>
          <w:sz w:val="24"/>
          <w:szCs w:val="24"/>
        </w:rPr>
        <w:t>所在的位置向左右两边寻找距离最近的实体词，得到实体三元组&lt;</w:t>
      </w:r>
      <m:oMath>
        <m:sSub>
          <m:sSubPr>
            <m:ctrlPr>
              <w:rPr>
                <w:rFonts w:ascii="Cambria Math" w:hAnsi="Cambria Math"/>
                <w:i/>
                <w:sz w:val="24"/>
                <w:szCs w:val="24"/>
              </w:rPr>
            </m:ctrlPr>
          </m:sSubPr>
          <m:e>
            <m:r>
              <m:rPr>
                <m:sty m:val="p"/>
              </m:rPr>
              <w:rPr>
                <w:rFonts w:ascii="Cambria Math" w:hAnsi="Cambria Math"/>
                <w:sz w:val="24"/>
                <w:szCs w:val="24"/>
              </w:rPr>
              <m:t>entity</m:t>
            </m:r>
          </m:e>
          <m:sub>
            <m:r>
              <m:rPr>
                <m:sty m:val="p"/>
              </m:rPr>
              <w:rPr>
                <w:rFonts w:ascii="Cambria Math" w:hAnsi="Cambria Math" w:hint="eastAsia"/>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m:rPr>
                <m:sty m:val="p"/>
              </m:rPr>
              <w:rPr>
                <w:rFonts w:ascii="Cambria Math" w:hAnsi="Cambria Math"/>
                <w:sz w:val="24"/>
                <w:szCs w:val="24"/>
              </w:rPr>
              <m:t>R</m:t>
            </m:r>
            <m:r>
              <m:rPr>
                <m:sty m:val="p"/>
              </m:rPr>
              <w:rPr>
                <w:rFonts w:ascii="Cambria Math" w:hAnsi="Cambria Math" w:hint="eastAsia"/>
                <w:sz w:val="24"/>
                <w:szCs w:val="24"/>
              </w:rPr>
              <m:t>s</m:t>
            </m:r>
          </m:e>
          <m:sub>
            <m:r>
              <m:rPr>
                <m:sty m:val="p"/>
              </m:rPr>
              <w:rPr>
                <w:rFonts w:ascii="Cambria Math" w:hAnsi="Cambria Math" w:hint="eastAsia"/>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m:rPr>
                <m:sty m:val="p"/>
              </m:rPr>
              <w:rPr>
                <w:rFonts w:ascii="Cambria Math" w:hAnsi="Cambria Math"/>
                <w:sz w:val="24"/>
                <w:szCs w:val="24"/>
              </w:rPr>
              <m:t>entity</m:t>
            </m:r>
          </m:e>
          <m:sub>
            <m:r>
              <m:rPr>
                <m:sty m:val="p"/>
              </m:rPr>
              <w:rPr>
                <w:rFonts w:ascii="Cambria Math" w:hAnsi="Cambria Math" w:hint="eastAsia"/>
                <w:sz w:val="24"/>
                <w:szCs w:val="24"/>
              </w:rPr>
              <m:t>2</m:t>
            </m:r>
          </m:sub>
        </m:sSub>
      </m:oMath>
      <w:r w:rsidR="00702524">
        <w:rPr>
          <w:rFonts w:ascii="宋体" w:hAnsi="宋体"/>
          <w:sz w:val="24"/>
          <w:szCs w:val="24"/>
        </w:rPr>
        <w:t>&gt;</w:t>
      </w:r>
      <w:r w:rsidR="003A0DE0">
        <w:rPr>
          <w:rFonts w:ascii="宋体" w:hAnsi="宋体" w:hint="eastAsia"/>
          <w:sz w:val="24"/>
          <w:szCs w:val="24"/>
        </w:rPr>
        <w:t>。</w:t>
      </w:r>
    </w:p>
    <w:p w14:paraId="1E6AE57D" w14:textId="0FEE4419" w:rsidR="00277C21" w:rsidRDefault="003A0DE0" w:rsidP="00B63B5F">
      <w:pPr>
        <w:spacing w:line="400" w:lineRule="exact"/>
        <w:ind w:firstLine="480"/>
        <w:rPr>
          <w:rFonts w:ascii="宋体" w:hAnsi="宋体"/>
          <w:sz w:val="24"/>
          <w:szCs w:val="24"/>
        </w:rPr>
      </w:pPr>
      <w:r>
        <w:rPr>
          <w:rFonts w:ascii="宋体" w:hAnsi="宋体" w:hint="eastAsia"/>
          <w:sz w:val="24"/>
          <w:szCs w:val="24"/>
        </w:rPr>
        <w:t>3.</w:t>
      </w:r>
      <w:r w:rsidR="004F0A2D">
        <w:rPr>
          <w:rFonts w:ascii="宋体" w:hAnsi="宋体" w:hint="eastAsia"/>
          <w:sz w:val="24"/>
          <w:szCs w:val="24"/>
        </w:rPr>
        <w:t>关系抽取还有一个特殊情况存在，就是属性抽取，属性抽取是一种特殊的关系抽取，因为属性抽取是</w:t>
      </w:r>
      <w:r w:rsidR="00446E44">
        <w:rPr>
          <w:rFonts w:ascii="宋体" w:hAnsi="宋体" w:hint="eastAsia"/>
          <w:sz w:val="24"/>
          <w:szCs w:val="24"/>
        </w:rPr>
        <w:t>对实体的某个属性的值进行抽取，三元组中的第三部分属性值是一种特殊的实体，是不能与其他实体产生关系的实体，因此需要在实体集中手工判断并筛选出一些可能为属性词的实体集合{</w:t>
      </w:r>
      <m:oMath>
        <m:sSub>
          <m:sSubPr>
            <m:ctrlPr>
              <w:rPr>
                <w:rFonts w:ascii="Cambria Math" w:hAnsi="Cambria Math"/>
                <w:i/>
                <w:sz w:val="24"/>
                <w:szCs w:val="24"/>
              </w:rPr>
            </m:ctrlPr>
          </m:sSubPr>
          <m:e>
            <m:r>
              <m:rPr>
                <m:sty m:val="p"/>
              </m:rPr>
              <w:rPr>
                <w:rFonts w:ascii="Cambria Math" w:hAnsi="Cambria Math"/>
                <w:sz w:val="24"/>
                <w:szCs w:val="24"/>
              </w:rPr>
              <m:t>property</m:t>
            </m:r>
          </m:e>
          <m:sub>
            <m:r>
              <m:rPr>
                <m:sty m:val="p"/>
              </m:rPr>
              <w:rPr>
                <w:rFonts w:ascii="Cambria Math" w:hAnsi="Cambria Math" w:hint="eastAsia"/>
                <w:sz w:val="24"/>
                <w:szCs w:val="24"/>
              </w:rPr>
              <m:t>1</m:t>
            </m:r>
          </m:sub>
        </m:sSub>
      </m:oMath>
      <w:r w:rsidR="00446E44">
        <w:rPr>
          <w:rFonts w:ascii="宋体" w:hAnsi="宋体" w:hint="eastAsia"/>
          <w:sz w:val="24"/>
          <w:szCs w:val="24"/>
        </w:rPr>
        <w:t>，</w:t>
      </w:r>
      <m:oMath>
        <m:sSub>
          <m:sSubPr>
            <m:ctrlPr>
              <w:rPr>
                <w:rFonts w:ascii="Cambria Math" w:hAnsi="Cambria Math"/>
                <w:i/>
                <w:sz w:val="24"/>
                <w:szCs w:val="24"/>
              </w:rPr>
            </m:ctrlPr>
          </m:sSubPr>
          <m:e>
            <m:r>
              <m:rPr>
                <m:sty m:val="p"/>
              </m:rPr>
              <w:rPr>
                <w:rFonts w:ascii="Cambria Math" w:hAnsi="Cambria Math"/>
                <w:sz w:val="24"/>
                <w:szCs w:val="24"/>
              </w:rPr>
              <m:t>property</m:t>
            </m:r>
          </m:e>
          <m:sub>
            <m:r>
              <m:rPr>
                <m:sty m:val="p"/>
              </m:rPr>
              <w:rPr>
                <w:rFonts w:ascii="Cambria Math" w:hAnsi="Cambria Math" w:hint="eastAsia"/>
                <w:sz w:val="24"/>
                <w:szCs w:val="24"/>
              </w:rPr>
              <m:t>2</m:t>
            </m:r>
          </m:sub>
        </m:sSub>
      </m:oMath>
      <w:r w:rsidR="00446E44">
        <w:rPr>
          <w:rFonts w:ascii="宋体" w:hAnsi="宋体" w:hint="eastAsia"/>
          <w:sz w:val="24"/>
          <w:szCs w:val="24"/>
        </w:rPr>
        <w:t>，</w:t>
      </w:r>
      <m:oMath>
        <m:sSub>
          <m:sSubPr>
            <m:ctrlPr>
              <w:rPr>
                <w:rFonts w:ascii="Cambria Math" w:hAnsi="Cambria Math"/>
                <w:i/>
                <w:sz w:val="24"/>
                <w:szCs w:val="24"/>
              </w:rPr>
            </m:ctrlPr>
          </m:sSubPr>
          <m:e>
            <m:r>
              <m:rPr>
                <m:sty m:val="p"/>
              </m:rPr>
              <w:rPr>
                <w:rFonts w:ascii="Cambria Math" w:hAnsi="Cambria Math"/>
                <w:sz w:val="24"/>
                <w:szCs w:val="24"/>
              </w:rPr>
              <m:t>property</m:t>
            </m:r>
          </m:e>
          <m:sub>
            <m:r>
              <m:rPr>
                <m:sty m:val="p"/>
              </m:rPr>
              <w:rPr>
                <w:rFonts w:ascii="Cambria Math" w:hAnsi="Cambria Math" w:hint="eastAsia"/>
                <w:sz w:val="24"/>
                <w:szCs w:val="24"/>
              </w:rPr>
              <m:t>3</m:t>
            </m:r>
          </m:sub>
        </m:sSub>
      </m:oMath>
      <w:r w:rsidR="00446E44">
        <w:rPr>
          <w:rFonts w:ascii="宋体" w:hAnsi="宋体"/>
          <w:sz w:val="24"/>
          <w:szCs w:val="24"/>
        </w:rPr>
        <w:t>…</w:t>
      </w:r>
      <w:r w:rsidR="00446E44">
        <w:rPr>
          <w:rFonts w:ascii="宋体" w:hAnsi="宋体" w:hint="eastAsia"/>
          <w:sz w:val="24"/>
          <w:szCs w:val="24"/>
        </w:rPr>
        <w:t>}，找到属性值之后，向前搜寻与该属性</w:t>
      </w:r>
      <w:proofErr w:type="gramStart"/>
      <w:r w:rsidR="00446E44">
        <w:rPr>
          <w:rFonts w:ascii="宋体" w:hAnsi="宋体" w:hint="eastAsia"/>
          <w:sz w:val="24"/>
          <w:szCs w:val="24"/>
        </w:rPr>
        <w:t>值最近</w:t>
      </w:r>
      <w:proofErr w:type="gramEnd"/>
      <w:r w:rsidR="00446E44">
        <w:rPr>
          <w:rFonts w:ascii="宋体" w:hAnsi="宋体" w:hint="eastAsia"/>
          <w:sz w:val="24"/>
          <w:szCs w:val="24"/>
        </w:rPr>
        <w:t>的实体值，并以实体值和属性值之间的关系作为属性关系，构建属性三元组&lt;</w:t>
      </w:r>
      <m:oMath>
        <m:sSub>
          <m:sSubPr>
            <m:ctrlPr>
              <w:rPr>
                <w:rFonts w:ascii="Cambria Math" w:hAnsi="Cambria Math"/>
                <w:i/>
                <w:sz w:val="24"/>
                <w:szCs w:val="24"/>
              </w:rPr>
            </m:ctrlPr>
          </m:sSubPr>
          <m:e>
            <m:r>
              <m:rPr>
                <m:sty m:val="p"/>
              </m:rPr>
              <w:rPr>
                <w:rFonts w:ascii="Cambria Math" w:hAnsi="Cambria Math"/>
                <w:sz w:val="24"/>
                <w:szCs w:val="24"/>
              </w:rPr>
              <m:t>entity</m:t>
            </m:r>
          </m:e>
          <m:sub>
            <m:r>
              <m:rPr>
                <m:sty m:val="p"/>
              </m:rPr>
              <w:rPr>
                <w:rFonts w:ascii="Cambria Math" w:hAnsi="Cambria Math" w:hint="eastAsia"/>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m:rPr>
                <m:sty m:val="p"/>
              </m:rPr>
              <w:rPr>
                <w:rFonts w:ascii="Cambria Math" w:hAnsi="Cambria Math" w:hint="eastAsia"/>
                <w:sz w:val="24"/>
                <w:szCs w:val="24"/>
              </w:rPr>
              <m:t>property</m:t>
            </m:r>
          </m:e>
          <m:sub>
            <m:r>
              <m:rPr>
                <m:sty m:val="p"/>
              </m:rPr>
              <w:rPr>
                <w:rFonts w:ascii="Cambria Math" w:hAnsi="Cambria Math" w:hint="eastAsia"/>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m:rPr>
                <m:sty m:val="p"/>
              </m:rPr>
              <w:rPr>
                <w:rFonts w:ascii="Cambria Math" w:hAnsi="Cambria Math" w:hint="eastAsia"/>
                <w:sz w:val="24"/>
                <w:szCs w:val="24"/>
              </w:rPr>
              <m:t>value</m:t>
            </m:r>
          </m:e>
          <m:sub>
            <m:r>
              <m:rPr>
                <m:sty m:val="p"/>
              </m:rPr>
              <w:rPr>
                <w:rFonts w:ascii="Cambria Math" w:hAnsi="Cambria Math" w:hint="eastAsia"/>
                <w:sz w:val="24"/>
                <w:szCs w:val="24"/>
              </w:rPr>
              <m:t>1</m:t>
            </m:r>
          </m:sub>
        </m:sSub>
      </m:oMath>
      <w:r w:rsidR="00446E44">
        <w:rPr>
          <w:rFonts w:ascii="宋体" w:hAnsi="宋体"/>
          <w:sz w:val="24"/>
          <w:szCs w:val="24"/>
        </w:rPr>
        <w:t>&gt;</w:t>
      </w:r>
      <w:r w:rsidR="00446E44">
        <w:rPr>
          <w:rFonts w:ascii="宋体" w:hAnsi="宋体" w:hint="eastAsia"/>
          <w:sz w:val="24"/>
          <w:szCs w:val="24"/>
        </w:rPr>
        <w:t>。</w:t>
      </w:r>
    </w:p>
    <w:p w14:paraId="42B72536" w14:textId="60B83DB6" w:rsidR="00B63B5F" w:rsidRDefault="00B63B5F" w:rsidP="00B63B5F">
      <w:pPr>
        <w:spacing w:line="400" w:lineRule="exact"/>
        <w:ind w:firstLine="480"/>
        <w:rPr>
          <w:rFonts w:ascii="宋体" w:hAnsi="宋体"/>
          <w:sz w:val="24"/>
          <w:szCs w:val="24"/>
        </w:rPr>
      </w:pPr>
      <w:r>
        <w:rPr>
          <w:rFonts w:ascii="宋体" w:hAnsi="宋体" w:hint="eastAsia"/>
          <w:sz w:val="24"/>
          <w:szCs w:val="24"/>
        </w:rPr>
        <w:t>经过我们的数据整合之后，</w:t>
      </w:r>
      <w:proofErr w:type="gramStart"/>
      <w:r>
        <w:rPr>
          <w:rFonts w:ascii="宋体" w:hAnsi="宋体" w:hint="eastAsia"/>
          <w:sz w:val="24"/>
          <w:szCs w:val="24"/>
        </w:rPr>
        <w:t>支持跨链检索</w:t>
      </w:r>
      <w:proofErr w:type="gramEnd"/>
      <w:r>
        <w:rPr>
          <w:rFonts w:ascii="宋体" w:hAnsi="宋体" w:hint="eastAsia"/>
          <w:sz w:val="24"/>
          <w:szCs w:val="24"/>
        </w:rPr>
        <w:t>的区块链上的交易格式变成了图</w:t>
      </w:r>
      <w:r>
        <w:rPr>
          <w:rFonts w:ascii="宋体" w:hAnsi="宋体" w:hint="eastAsia"/>
          <w:sz w:val="24"/>
          <w:szCs w:val="24"/>
        </w:rPr>
        <w:lastRenderedPageBreak/>
        <w:t>14所示的模式，交易1为提交实体属性三元组的交易，交易2为提交实体关系三元组的交易。</w:t>
      </w:r>
    </w:p>
    <w:p w14:paraId="5C81E2D6" w14:textId="6BDE5C65" w:rsidR="00B63B5F" w:rsidRPr="00B63B5F" w:rsidRDefault="00B63B5F" w:rsidP="00B63B5F">
      <w:pPr>
        <w:ind w:firstLine="482"/>
        <w:rPr>
          <w:rFonts w:ascii="宋体" w:hAnsi="宋体"/>
          <w:sz w:val="24"/>
          <w:szCs w:val="24"/>
        </w:rPr>
      </w:pPr>
      <w:r>
        <w:rPr>
          <w:noProof/>
        </w:rPr>
        <w:drawing>
          <wp:inline distT="0" distB="0" distL="0" distR="0" wp14:anchorId="4C8B6EC0" wp14:editId="118D903D">
            <wp:extent cx="5274310" cy="16744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4495"/>
                    </a:xfrm>
                    <a:prstGeom prst="rect">
                      <a:avLst/>
                    </a:prstGeom>
                  </pic:spPr>
                </pic:pic>
              </a:graphicData>
            </a:graphic>
          </wp:inline>
        </w:drawing>
      </w:r>
    </w:p>
    <w:p w14:paraId="58573CB1" w14:textId="2C5EDBB6" w:rsidR="00B63B5F" w:rsidRDefault="00B63B5F" w:rsidP="00B63B5F">
      <w:pPr>
        <w:jc w:val="center"/>
        <w:rPr>
          <w:rFonts w:ascii="宋体" w:hAnsi="宋体"/>
          <w:b/>
          <w:bCs/>
          <w:sz w:val="24"/>
          <w:szCs w:val="24"/>
        </w:rPr>
      </w:pPr>
      <w:r w:rsidRPr="00B63B5F">
        <w:rPr>
          <w:rFonts w:hint="eastAsia"/>
          <w:szCs w:val="21"/>
        </w:rPr>
        <w:t>图</w:t>
      </w:r>
      <w:r w:rsidRPr="00B63B5F">
        <w:rPr>
          <w:rFonts w:hint="eastAsia"/>
          <w:szCs w:val="21"/>
        </w:rPr>
        <w:t>14</w:t>
      </w:r>
      <w:r w:rsidRPr="00B63B5F">
        <w:rPr>
          <w:szCs w:val="21"/>
        </w:rPr>
        <w:t xml:space="preserve"> </w:t>
      </w:r>
      <w:proofErr w:type="gramStart"/>
      <w:r w:rsidRPr="00B63B5F">
        <w:rPr>
          <w:rFonts w:hint="eastAsia"/>
          <w:szCs w:val="21"/>
        </w:rPr>
        <w:t>跨链数据</w:t>
      </w:r>
      <w:proofErr w:type="gramEnd"/>
      <w:r w:rsidRPr="00B63B5F">
        <w:rPr>
          <w:rFonts w:hint="eastAsia"/>
          <w:szCs w:val="21"/>
        </w:rPr>
        <w:t>整合后的交易格式</w:t>
      </w:r>
    </w:p>
    <w:p w14:paraId="44D51882" w14:textId="6F097194" w:rsidR="00B63B5F" w:rsidRPr="00B63B5F" w:rsidRDefault="00B63B5F" w:rsidP="00B63B5F">
      <w:pPr>
        <w:spacing w:line="400" w:lineRule="exact"/>
        <w:rPr>
          <w:rFonts w:ascii="宋体" w:hAnsi="宋体"/>
          <w:b/>
          <w:bCs/>
          <w:sz w:val="24"/>
          <w:szCs w:val="24"/>
        </w:rPr>
      </w:pPr>
      <w:r w:rsidRPr="00A93FA6">
        <w:rPr>
          <w:rFonts w:ascii="宋体" w:hAnsi="宋体" w:hint="eastAsia"/>
          <w:b/>
          <w:bCs/>
          <w:sz w:val="24"/>
          <w:szCs w:val="24"/>
        </w:rPr>
        <w:t xml:space="preserve">3.3.6 </w:t>
      </w:r>
      <w:proofErr w:type="gramStart"/>
      <w:r w:rsidRPr="00A93FA6">
        <w:rPr>
          <w:rFonts w:ascii="宋体" w:hAnsi="宋体" w:hint="eastAsia"/>
          <w:b/>
          <w:bCs/>
          <w:sz w:val="24"/>
          <w:szCs w:val="24"/>
        </w:rPr>
        <w:t>跨链</w:t>
      </w:r>
      <w:r>
        <w:rPr>
          <w:rFonts w:ascii="宋体" w:hAnsi="宋体" w:hint="eastAsia"/>
          <w:b/>
          <w:bCs/>
          <w:sz w:val="24"/>
          <w:szCs w:val="24"/>
        </w:rPr>
        <w:t>委员会</w:t>
      </w:r>
      <w:proofErr w:type="gramEnd"/>
      <w:r>
        <w:rPr>
          <w:rFonts w:ascii="宋体" w:hAnsi="宋体" w:hint="eastAsia"/>
          <w:b/>
          <w:bCs/>
          <w:sz w:val="24"/>
          <w:szCs w:val="24"/>
        </w:rPr>
        <w:t>组建</w:t>
      </w:r>
      <w:r w:rsidRPr="00A93FA6">
        <w:rPr>
          <w:rFonts w:ascii="宋体" w:hAnsi="宋体" w:hint="eastAsia"/>
          <w:b/>
          <w:bCs/>
          <w:sz w:val="24"/>
          <w:szCs w:val="24"/>
        </w:rPr>
        <w:t>模块</w:t>
      </w:r>
    </w:p>
    <w:p w14:paraId="0AA32249" w14:textId="57A089D8" w:rsidR="003A0DE0" w:rsidRDefault="003A0DE0" w:rsidP="00277C21">
      <w:pPr>
        <w:spacing w:line="400" w:lineRule="exact"/>
        <w:ind w:firstLine="510"/>
        <w:rPr>
          <w:rFonts w:ascii="宋体" w:hAnsi="宋体"/>
          <w:sz w:val="24"/>
          <w:szCs w:val="24"/>
        </w:rPr>
      </w:pPr>
      <w:r>
        <w:rPr>
          <w:rFonts w:ascii="宋体" w:hAnsi="宋体" w:hint="eastAsia"/>
          <w:sz w:val="24"/>
          <w:szCs w:val="24"/>
        </w:rPr>
        <w:t>在对每条链上进行R</w:t>
      </w:r>
      <w:r>
        <w:rPr>
          <w:rFonts w:ascii="宋体" w:hAnsi="宋体"/>
          <w:sz w:val="24"/>
          <w:szCs w:val="24"/>
        </w:rPr>
        <w:t>DF</w:t>
      </w:r>
      <w:r>
        <w:rPr>
          <w:rFonts w:ascii="宋体" w:hAnsi="宋体" w:hint="eastAsia"/>
          <w:sz w:val="24"/>
          <w:szCs w:val="24"/>
        </w:rPr>
        <w:t>三元组抽取之后，结构不统一的问题已经解决，需要解决进一步的共识不统一的问题，要</w:t>
      </w:r>
      <w:proofErr w:type="gramStart"/>
      <w:r>
        <w:rPr>
          <w:rFonts w:ascii="宋体" w:hAnsi="宋体" w:hint="eastAsia"/>
          <w:sz w:val="24"/>
          <w:szCs w:val="24"/>
        </w:rPr>
        <w:t>进行跨链检索</w:t>
      </w:r>
      <w:proofErr w:type="gramEnd"/>
      <w:r>
        <w:rPr>
          <w:rFonts w:ascii="宋体" w:hAnsi="宋体" w:hint="eastAsia"/>
          <w:sz w:val="24"/>
          <w:szCs w:val="24"/>
        </w:rPr>
        <w:t>，就必须在多条链间构建一个可被所有链上的节点共识的统一索引结构。为解决共识不统一的问题，我们在多条链间构建了一条知识链，知识链由每个独立链上抽取的部分节点组成，通过知识证明共识机制来构建一个基于R</w:t>
      </w:r>
      <w:r>
        <w:rPr>
          <w:rFonts w:ascii="宋体" w:hAnsi="宋体"/>
          <w:sz w:val="24"/>
          <w:szCs w:val="24"/>
        </w:rPr>
        <w:t>DF</w:t>
      </w:r>
      <w:r>
        <w:rPr>
          <w:rFonts w:ascii="宋体" w:hAnsi="宋体" w:hint="eastAsia"/>
          <w:sz w:val="24"/>
          <w:szCs w:val="24"/>
        </w:rPr>
        <w:t>三元组的全局索引结构。我们使用委员会抽取的方式在每条链上按照一定比例抽取部分节点参与知识链的共识，</w:t>
      </w:r>
      <w:proofErr w:type="gramStart"/>
      <w:r>
        <w:rPr>
          <w:rFonts w:ascii="宋体" w:hAnsi="宋体" w:hint="eastAsia"/>
          <w:sz w:val="24"/>
          <w:szCs w:val="24"/>
        </w:rPr>
        <w:t>并隔一段</w:t>
      </w:r>
      <w:proofErr w:type="gramEnd"/>
      <w:r>
        <w:rPr>
          <w:rFonts w:ascii="宋体" w:hAnsi="宋体" w:hint="eastAsia"/>
          <w:sz w:val="24"/>
          <w:szCs w:val="24"/>
        </w:rPr>
        <w:t>时间进行</w:t>
      </w:r>
      <w:r w:rsidR="00386C4B">
        <w:rPr>
          <w:rFonts w:ascii="宋体" w:hAnsi="宋体" w:hint="eastAsia"/>
          <w:sz w:val="24"/>
          <w:szCs w:val="24"/>
        </w:rPr>
        <w:t>委员会成员的替换</w:t>
      </w:r>
      <w:r w:rsidR="00572C48">
        <w:rPr>
          <w:rFonts w:ascii="宋体" w:hAnsi="宋体" w:hint="eastAsia"/>
          <w:sz w:val="24"/>
          <w:szCs w:val="24"/>
        </w:rPr>
        <w:t>,</w:t>
      </w:r>
      <w:proofErr w:type="gramStart"/>
      <w:r w:rsidR="00572C48">
        <w:rPr>
          <w:rFonts w:ascii="宋体" w:hAnsi="宋体" w:hint="eastAsia"/>
          <w:sz w:val="24"/>
          <w:szCs w:val="24"/>
        </w:rPr>
        <w:t>跨链共识</w:t>
      </w:r>
      <w:proofErr w:type="gramEnd"/>
      <w:r w:rsidR="00572C48">
        <w:rPr>
          <w:rFonts w:ascii="宋体" w:hAnsi="宋体" w:hint="eastAsia"/>
          <w:sz w:val="24"/>
          <w:szCs w:val="24"/>
        </w:rPr>
        <w:t>委员会的具体组建方法如下:</w:t>
      </w:r>
    </w:p>
    <w:p w14:paraId="585200EB" w14:textId="77777777" w:rsidR="005C1E65" w:rsidRPr="008C3533" w:rsidRDefault="005C1E65" w:rsidP="008C3533">
      <w:pPr>
        <w:spacing w:line="400" w:lineRule="exact"/>
        <w:ind w:firstLineChars="200" w:firstLine="480"/>
        <w:rPr>
          <w:rFonts w:ascii="宋体" w:hAnsi="宋体"/>
          <w:sz w:val="24"/>
          <w:szCs w:val="24"/>
        </w:rPr>
      </w:pPr>
      <w:r w:rsidRPr="008C3533">
        <w:rPr>
          <w:rFonts w:ascii="宋体" w:hAnsi="宋体" w:hint="eastAsia"/>
          <w:sz w:val="24"/>
          <w:szCs w:val="24"/>
        </w:rPr>
        <w:t>由于信息收集侧链以域（domain）为单位进行划分，所以我们的中继链节点组成，也是以域（domain）为划分。即，来自同一个区块链的节点，属于同一个域，共享同一个域编号（</w:t>
      </w:r>
      <w:proofErr w:type="gramStart"/>
      <w:r w:rsidRPr="008C3533">
        <w:rPr>
          <w:rFonts w:ascii="宋体" w:hAnsi="宋体" w:hint="eastAsia"/>
          <w:sz w:val="24"/>
          <w:szCs w:val="24"/>
        </w:rPr>
        <w:t>源链编号</w:t>
      </w:r>
      <w:proofErr w:type="gramEnd"/>
      <w:r w:rsidRPr="008C3533">
        <w:rPr>
          <w:rFonts w:ascii="宋体" w:hAnsi="宋体" w:hint="eastAsia"/>
          <w:sz w:val="24"/>
          <w:szCs w:val="24"/>
        </w:rPr>
        <w:t>I</w:t>
      </w:r>
      <w:r w:rsidRPr="008C3533">
        <w:rPr>
          <w:rFonts w:ascii="宋体" w:hAnsi="宋体"/>
          <w:sz w:val="24"/>
          <w:szCs w:val="24"/>
        </w:rPr>
        <w:t>D</w:t>
      </w:r>
      <w:r w:rsidRPr="008C3533">
        <w:rPr>
          <w:rFonts w:ascii="宋体" w:hAnsi="宋体" w:hint="eastAsia"/>
          <w:sz w:val="24"/>
          <w:szCs w:val="24"/>
        </w:rPr>
        <w:t>）。</w:t>
      </w:r>
    </w:p>
    <w:p w14:paraId="5CFA140E" w14:textId="77777777" w:rsidR="005C1E65" w:rsidRPr="008C3533" w:rsidRDefault="005C1E65" w:rsidP="008C3533">
      <w:pPr>
        <w:spacing w:line="400" w:lineRule="exact"/>
        <w:ind w:firstLineChars="200" w:firstLine="480"/>
        <w:rPr>
          <w:rFonts w:ascii="宋体" w:hAnsi="宋体"/>
          <w:sz w:val="24"/>
          <w:szCs w:val="24"/>
        </w:rPr>
      </w:pPr>
      <w:r w:rsidRPr="008C3533">
        <w:rPr>
          <w:rFonts w:ascii="宋体" w:hAnsi="宋体" w:hint="eastAsia"/>
          <w:sz w:val="24"/>
          <w:szCs w:val="24"/>
        </w:rPr>
        <w:t>参考欧盟委员会形成机制，我们对中继链组成过程做如下约束：</w:t>
      </w:r>
    </w:p>
    <w:p w14:paraId="00E05161" w14:textId="77777777" w:rsidR="005C1E65" w:rsidRPr="008C3533" w:rsidRDefault="005C1E65" w:rsidP="008C3533">
      <w:pPr>
        <w:spacing w:line="400" w:lineRule="exact"/>
        <w:rPr>
          <w:rFonts w:ascii="宋体" w:hAnsi="宋体"/>
          <w:sz w:val="24"/>
          <w:szCs w:val="24"/>
        </w:rPr>
      </w:pPr>
      <w:r w:rsidRPr="008C3533">
        <w:rPr>
          <w:rFonts w:ascii="宋体" w:hAnsi="宋体" w:hint="eastAsia"/>
          <w:sz w:val="24"/>
          <w:szCs w:val="24"/>
        </w:rPr>
        <w:t>数学定义：令</w:t>
      </w:r>
      <m:oMath>
        <m:r>
          <m:rPr>
            <m:sty m:val="p"/>
          </m:rPr>
          <w:rPr>
            <w:rFonts w:ascii="Cambria Math" w:hAnsi="Cambria Math"/>
            <w:sz w:val="24"/>
            <w:szCs w:val="24"/>
          </w:rPr>
          <m:t>c=Max</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n</m:t>
                </m:r>
              </m:sub>
            </m:sSub>
          </m:e>
        </m:d>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 xml:space="preserve">  </m:t>
        </m:r>
        <m:r>
          <m:rPr>
            <m:sty m:val="p"/>
          </m:rPr>
          <w:rPr>
            <w:rFonts w:ascii="Cambria Math" w:hAnsi="Cambria Math" w:hint="eastAsia"/>
            <w:sz w:val="24"/>
            <w:szCs w:val="24"/>
          </w:rPr>
          <m:t>表示区块链系统</m:t>
        </m:r>
        <m:r>
          <m:rPr>
            <m:sty m:val="p"/>
          </m:rPr>
          <w:rPr>
            <w:rFonts w:ascii="Cambria Math" w:hAnsi="Cambria Math" w:hint="eastAsia"/>
            <w:sz w:val="24"/>
            <w:szCs w:val="24"/>
          </w:rPr>
          <m:t>i</m:t>
        </m:r>
        <m:r>
          <m:rPr>
            <m:sty m:val="p"/>
          </m:rPr>
          <w:rPr>
            <w:rFonts w:ascii="Cambria Math" w:hAnsi="Cambria Math" w:hint="eastAsia"/>
            <w:sz w:val="24"/>
            <w:szCs w:val="24"/>
          </w:rPr>
          <m:t>的节点总数</m:t>
        </m:r>
        <m:r>
          <m:rPr>
            <m:sty m:val="p"/>
          </m:rPr>
          <w:rPr>
            <w:rFonts w:ascii="Cambria Math" w:hAnsi="Cambria Math"/>
            <w:sz w:val="24"/>
            <w:szCs w:val="24"/>
          </w:rPr>
          <m:t>)</m:t>
        </m:r>
      </m:oMath>
      <w:r w:rsidRPr="008C3533">
        <w:rPr>
          <w:rFonts w:ascii="宋体" w:hAnsi="宋体" w:hint="eastAsia"/>
          <w:sz w:val="24"/>
          <w:szCs w:val="24"/>
        </w:rPr>
        <w:t>，其中，令</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hint="eastAsia"/>
                <w:sz w:val="24"/>
                <w:szCs w:val="24"/>
              </w:rPr>
              <m:t>m</m:t>
            </m:r>
          </m:sub>
        </m:sSub>
        <m:r>
          <m:rPr>
            <m:sty m:val="p"/>
          </m:rPr>
          <w:rPr>
            <w:rFonts w:ascii="Cambria Math" w:hAnsi="Cambria Math"/>
            <w:sz w:val="24"/>
            <w:szCs w:val="24"/>
          </w:rPr>
          <m:t>=</m:t>
        </m:r>
        <m:r>
          <w:rPr>
            <w:rFonts w:ascii="Cambria Math" w:hAnsi="Cambria Math"/>
            <w:sz w:val="24"/>
            <w:szCs w:val="24"/>
          </w:rPr>
          <m:t>c</m:t>
        </m:r>
      </m:oMath>
      <w:r w:rsidRPr="008C3533">
        <w:rPr>
          <w:rFonts w:ascii="宋体" w:hAnsi="宋体" w:hint="eastAsia"/>
          <w:sz w:val="24"/>
          <w:szCs w:val="24"/>
        </w:rPr>
        <w:t>。</w:t>
      </w:r>
      <m:oMath>
        <m:sSub>
          <m:sSubPr>
            <m:ctrlPr>
              <w:rPr>
                <w:rFonts w:ascii="Cambria Math" w:hAnsi="Cambria Math"/>
                <w:sz w:val="24"/>
                <w:szCs w:val="24"/>
              </w:rPr>
            </m:ctrlPr>
          </m:sSubPr>
          <m:e>
            <m:r>
              <w:rPr>
                <w:rFonts w:ascii="Cambria Math" w:hAnsi="Cambria Math" w:hint="eastAsia"/>
                <w:sz w:val="24"/>
                <w:szCs w:val="24"/>
              </w:rPr>
              <m:t>c</m:t>
            </m:r>
          </m:e>
          <m:sub>
            <m:r>
              <w:rPr>
                <w:rFonts w:ascii="Cambria Math" w:hAnsi="Cambria Math"/>
                <w:sz w:val="24"/>
                <w:szCs w:val="24"/>
              </w:rPr>
              <m:t>i</m:t>
            </m:r>
          </m:sub>
        </m:sSub>
      </m:oMath>
      <w:r w:rsidRPr="008C3533">
        <w:rPr>
          <w:rFonts w:ascii="宋体" w:hAnsi="宋体" w:hint="eastAsia"/>
          <w:sz w:val="24"/>
          <w:szCs w:val="24"/>
        </w:rPr>
        <w:t>表示第</w:t>
      </w:r>
      <w:proofErr w:type="spellStart"/>
      <w:r w:rsidRPr="008C3533">
        <w:rPr>
          <w:rFonts w:ascii="宋体" w:hAnsi="宋体" w:hint="eastAsia"/>
          <w:sz w:val="24"/>
          <w:szCs w:val="24"/>
        </w:rPr>
        <w:t>i</w:t>
      </w:r>
      <w:proofErr w:type="spellEnd"/>
      <w:proofErr w:type="gramStart"/>
      <w:r w:rsidRPr="008C3533">
        <w:rPr>
          <w:rFonts w:ascii="宋体" w:hAnsi="宋体" w:hint="eastAsia"/>
          <w:sz w:val="24"/>
          <w:szCs w:val="24"/>
        </w:rPr>
        <w:t>个</w:t>
      </w:r>
      <w:proofErr w:type="gramEnd"/>
      <w:r w:rsidRPr="008C3533">
        <w:rPr>
          <w:rFonts w:ascii="宋体" w:hAnsi="宋体" w:hint="eastAsia"/>
          <w:sz w:val="24"/>
          <w:szCs w:val="24"/>
        </w:rPr>
        <w:t>域。</w:t>
      </w:r>
    </w:p>
    <w:p w14:paraId="389EA61E" w14:textId="363A32FB" w:rsidR="005C1E65" w:rsidRPr="008C3533" w:rsidRDefault="008C3533" w:rsidP="008C3533">
      <w:pPr>
        <w:spacing w:line="400" w:lineRule="exact"/>
        <w:ind w:firstLineChars="200" w:firstLine="480"/>
        <w:rPr>
          <w:rFonts w:ascii="宋体" w:hAnsi="宋体"/>
          <w:sz w:val="24"/>
          <w:szCs w:val="24"/>
        </w:rPr>
      </w:pPr>
      <w:r>
        <w:rPr>
          <w:rFonts w:ascii="宋体" w:hAnsi="宋体" w:hint="eastAsia"/>
          <w:sz w:val="24"/>
          <w:szCs w:val="24"/>
        </w:rPr>
        <w:t>1.</w:t>
      </w:r>
      <w:r w:rsidR="005C1E65" w:rsidRPr="008C3533">
        <w:rPr>
          <w:rFonts w:ascii="宋体" w:hAnsi="宋体" w:hint="eastAsia"/>
          <w:sz w:val="24"/>
          <w:szCs w:val="24"/>
        </w:rPr>
        <w:t>委员会总人数为c；</w:t>
      </w:r>
    </w:p>
    <w:p w14:paraId="3957A95D" w14:textId="4FBCD67A" w:rsidR="005C1E65" w:rsidRDefault="008C3533" w:rsidP="008C3533">
      <w:pPr>
        <w:spacing w:line="400" w:lineRule="exact"/>
        <w:ind w:firstLineChars="200" w:firstLine="480"/>
      </w:pPr>
      <w:r>
        <w:rPr>
          <w:rFonts w:ascii="宋体" w:hAnsi="宋体" w:hint="eastAsia"/>
          <w:sz w:val="24"/>
          <w:szCs w:val="24"/>
        </w:rPr>
        <w:t>2.</w:t>
      </w:r>
      <w:r w:rsidR="005C1E65" w:rsidRPr="008C3533">
        <w:rPr>
          <w:rFonts w:ascii="宋体" w:hAnsi="宋体" w:hint="eastAsia"/>
          <w:sz w:val="24"/>
          <w:szCs w:val="24"/>
        </w:rPr>
        <w:t>各个区块链系统的节点数分配为：</w:t>
      </w:r>
    </w:p>
    <w:p w14:paraId="73091944" w14:textId="77777777" w:rsidR="005C1E65" w:rsidRPr="00B60BFC" w:rsidRDefault="000E7747" w:rsidP="005C1E65">
      <w:pPr>
        <w:ind w:firstLine="420"/>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c</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e>
                          </m:nary>
                        </m:den>
                      </m:f>
                      <m:r>
                        <w:rPr>
                          <w:rFonts w:ascii="Cambria Math" w:hAnsi="Cambria Math"/>
                        </w:rPr>
                        <m:t>∙c</m:t>
                      </m:r>
                    </m:e>
                  </m:d>
                </m:e>
                <m:e>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=c- </m:t>
                  </m:r>
                  <m:nary>
                    <m:naryPr>
                      <m:chr m:val="∑"/>
                      <m:limLoc m:val="undOvr"/>
                      <m:supHide m:val="1"/>
                      <m:ctrlPr>
                        <w:rPr>
                          <w:rFonts w:ascii="Cambria Math" w:hAnsi="Cambria Math"/>
                          <w:i/>
                        </w:rPr>
                      </m:ctrlPr>
                    </m:naryPr>
                    <m:sub>
                      <m:r>
                        <w:rPr>
                          <w:rFonts w:ascii="Cambria Math" w:hAnsi="Cambria Math"/>
                        </w:rPr>
                        <m:t xml:space="preserve">i ≠m </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e>
              </m:eqArr>
            </m:e>
          </m:d>
        </m:oMath>
      </m:oMathPara>
    </w:p>
    <w:p w14:paraId="3F1B46A8" w14:textId="22706539" w:rsidR="005C1E65" w:rsidRPr="008C3533" w:rsidRDefault="008C3533" w:rsidP="008C3533">
      <w:pPr>
        <w:spacing w:line="400" w:lineRule="exact"/>
        <w:ind w:firstLineChars="200" w:firstLine="480"/>
        <w:rPr>
          <w:rFonts w:ascii="宋体" w:hAnsi="宋体"/>
          <w:sz w:val="24"/>
          <w:szCs w:val="24"/>
        </w:rPr>
      </w:pPr>
      <w:r w:rsidRPr="008C3533">
        <w:rPr>
          <w:rFonts w:ascii="宋体" w:hAnsi="宋体" w:hint="eastAsia"/>
          <w:sz w:val="24"/>
          <w:szCs w:val="24"/>
        </w:rPr>
        <w:t>3.</w:t>
      </w:r>
      <w:r w:rsidR="005C1E65" w:rsidRPr="008C3533">
        <w:rPr>
          <w:rFonts w:ascii="宋体" w:hAnsi="宋体" w:hint="eastAsia"/>
          <w:sz w:val="24"/>
          <w:szCs w:val="24"/>
        </w:rPr>
        <w:t>各区块链系统，按照节点配额，选举节点作为委员会节点。</w:t>
      </w:r>
    </w:p>
    <w:p w14:paraId="147265BD" w14:textId="77777777" w:rsidR="005C1E65" w:rsidRPr="008C3533" w:rsidRDefault="005C1E65" w:rsidP="008C3533">
      <w:pPr>
        <w:spacing w:line="400" w:lineRule="exact"/>
        <w:ind w:firstLineChars="200" w:firstLine="480"/>
        <w:rPr>
          <w:rFonts w:ascii="宋体" w:hAnsi="宋体"/>
          <w:sz w:val="24"/>
          <w:szCs w:val="24"/>
        </w:rPr>
      </w:pPr>
      <w:r w:rsidRPr="008C3533">
        <w:rPr>
          <w:rFonts w:ascii="宋体" w:hAnsi="宋体" w:hint="eastAsia"/>
          <w:sz w:val="24"/>
          <w:szCs w:val="24"/>
        </w:rPr>
        <w:t>说明：为了保证每个区块链系统至少有一个节点加入委员会中，我们选择向上取整。</w:t>
      </w:r>
    </w:p>
    <w:p w14:paraId="03B5BAD0" w14:textId="77777777" w:rsidR="005C1E65" w:rsidRPr="008C3533" w:rsidRDefault="005C1E65" w:rsidP="008C3533">
      <w:pPr>
        <w:spacing w:line="400" w:lineRule="exact"/>
        <w:ind w:firstLineChars="200" w:firstLine="480"/>
        <w:rPr>
          <w:rFonts w:ascii="宋体" w:hAnsi="宋体"/>
          <w:sz w:val="24"/>
          <w:szCs w:val="24"/>
        </w:rPr>
      </w:pPr>
      <w:r w:rsidRPr="008C3533">
        <w:rPr>
          <w:rFonts w:ascii="宋体" w:hAnsi="宋体" w:hint="eastAsia"/>
          <w:sz w:val="24"/>
          <w:szCs w:val="24"/>
        </w:rPr>
        <w:t>每个区块链自己选举出节点，我们推荐类似于董事会的</w:t>
      </w:r>
      <w:proofErr w:type="spellStart"/>
      <w:r w:rsidRPr="008C3533">
        <w:rPr>
          <w:rFonts w:ascii="宋体" w:hAnsi="宋体" w:hint="eastAsia"/>
          <w:sz w:val="24"/>
          <w:szCs w:val="24"/>
        </w:rPr>
        <w:t>Po</w:t>
      </w:r>
      <w:r w:rsidRPr="008C3533">
        <w:rPr>
          <w:rFonts w:ascii="宋体" w:hAnsi="宋体"/>
          <w:sz w:val="24"/>
          <w:szCs w:val="24"/>
        </w:rPr>
        <w:t>S</w:t>
      </w:r>
      <w:proofErr w:type="spellEnd"/>
      <w:r w:rsidRPr="008C3533">
        <w:rPr>
          <w:rFonts w:ascii="宋体" w:hAnsi="宋体" w:hint="eastAsia"/>
          <w:sz w:val="24"/>
          <w:szCs w:val="24"/>
        </w:rPr>
        <w:t>机制来选举出各自的节点。也就是比重越大越有机会成为中继链中的节点。</w:t>
      </w:r>
    </w:p>
    <w:p w14:paraId="1C35A2B9" w14:textId="2AA7E302" w:rsidR="00572C48" w:rsidRDefault="005C1E65" w:rsidP="0000788E">
      <w:pPr>
        <w:spacing w:line="400" w:lineRule="exact"/>
        <w:ind w:firstLineChars="200" w:firstLine="480"/>
        <w:rPr>
          <w:rFonts w:ascii="宋体" w:hAnsi="宋体"/>
          <w:sz w:val="24"/>
          <w:szCs w:val="24"/>
        </w:rPr>
      </w:pPr>
      <w:r w:rsidRPr="008C3533">
        <w:rPr>
          <w:rFonts w:ascii="宋体" w:hAnsi="宋体" w:hint="eastAsia"/>
          <w:sz w:val="24"/>
          <w:szCs w:val="24"/>
        </w:rPr>
        <w:lastRenderedPageBreak/>
        <w:t>具体实现路线是：实现一个周期选举机制。当中继链中的周期运行到快要结束时，由</w:t>
      </w:r>
      <w:proofErr w:type="gramStart"/>
      <w:r w:rsidRPr="008C3533">
        <w:rPr>
          <w:rFonts w:ascii="宋体" w:hAnsi="宋体" w:hint="eastAsia"/>
          <w:sz w:val="24"/>
          <w:szCs w:val="24"/>
        </w:rPr>
        <w:t>当前出块者</w:t>
      </w:r>
      <w:proofErr w:type="gramEnd"/>
      <w:r w:rsidRPr="008C3533">
        <w:rPr>
          <w:rFonts w:ascii="宋体" w:hAnsi="宋体" w:hint="eastAsia"/>
          <w:sz w:val="24"/>
          <w:szCs w:val="24"/>
        </w:rPr>
        <w:t>节点（领导者）触发重新选举机制。然后每条区块链中的节点将收到重选信号进行下一轮的竞争。</w:t>
      </w:r>
    </w:p>
    <w:p w14:paraId="05BC94CE" w14:textId="5B7A24E7" w:rsidR="00B63B5F" w:rsidRDefault="00B63B5F" w:rsidP="0000788E">
      <w:pPr>
        <w:spacing w:line="400" w:lineRule="exact"/>
        <w:ind w:firstLineChars="200" w:firstLine="480"/>
        <w:rPr>
          <w:rFonts w:ascii="宋体" w:hAnsi="宋体"/>
          <w:sz w:val="24"/>
          <w:szCs w:val="24"/>
        </w:rPr>
      </w:pPr>
      <w:proofErr w:type="gramStart"/>
      <w:r>
        <w:rPr>
          <w:rFonts w:ascii="宋体" w:hAnsi="宋体" w:hint="eastAsia"/>
          <w:sz w:val="24"/>
          <w:szCs w:val="24"/>
        </w:rPr>
        <w:t>当跨链</w:t>
      </w:r>
      <w:proofErr w:type="gramEnd"/>
      <w:r>
        <w:rPr>
          <w:rFonts w:ascii="宋体" w:hAnsi="宋体" w:hint="eastAsia"/>
          <w:sz w:val="24"/>
          <w:szCs w:val="24"/>
        </w:rPr>
        <w:t>委员会构建完成之后，委员会中的节点开始对知识链中的交易进行处理，首先进行的是知识关联，</w:t>
      </w:r>
      <w:r w:rsidR="00554EFD">
        <w:rPr>
          <w:rFonts w:ascii="宋体" w:hAnsi="宋体" w:hint="eastAsia"/>
          <w:sz w:val="24"/>
          <w:szCs w:val="24"/>
        </w:rPr>
        <w:t>委员会节点们首先将交易中提交的关系进行知识关联，将三元组组合映射为图结构，映射的过程如图15所示：</w:t>
      </w:r>
    </w:p>
    <w:p w14:paraId="77E69738" w14:textId="7B0070CD" w:rsidR="00554EFD" w:rsidRPr="0000788E" w:rsidRDefault="00554EFD" w:rsidP="00554EFD">
      <w:pPr>
        <w:ind w:firstLineChars="200" w:firstLine="420"/>
        <w:rPr>
          <w:rFonts w:ascii="宋体" w:hAnsi="宋体"/>
          <w:sz w:val="24"/>
          <w:szCs w:val="24"/>
        </w:rPr>
      </w:pPr>
      <w:r>
        <w:rPr>
          <w:noProof/>
        </w:rPr>
        <w:drawing>
          <wp:inline distT="0" distB="0" distL="0" distR="0" wp14:anchorId="5AF463E1" wp14:editId="6A6DAA91">
            <wp:extent cx="5274310" cy="21691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69160"/>
                    </a:xfrm>
                    <a:prstGeom prst="rect">
                      <a:avLst/>
                    </a:prstGeom>
                  </pic:spPr>
                </pic:pic>
              </a:graphicData>
            </a:graphic>
          </wp:inline>
        </w:drawing>
      </w:r>
    </w:p>
    <w:p w14:paraId="4B09FE3C" w14:textId="4FD1F194" w:rsidR="00554EFD" w:rsidRDefault="00554EFD" w:rsidP="00554EFD">
      <w:pPr>
        <w:jc w:val="center"/>
        <w:rPr>
          <w:szCs w:val="21"/>
        </w:rPr>
      </w:pPr>
      <w:r w:rsidRPr="00554EFD">
        <w:rPr>
          <w:rFonts w:hint="eastAsia"/>
          <w:szCs w:val="21"/>
        </w:rPr>
        <w:t>图</w:t>
      </w:r>
      <w:r w:rsidRPr="00554EFD">
        <w:rPr>
          <w:rFonts w:hint="eastAsia"/>
          <w:szCs w:val="21"/>
        </w:rPr>
        <w:t>15</w:t>
      </w:r>
      <w:r w:rsidRPr="00554EFD">
        <w:rPr>
          <w:szCs w:val="21"/>
        </w:rPr>
        <w:t xml:space="preserve"> </w:t>
      </w:r>
      <w:r w:rsidRPr="00554EFD">
        <w:rPr>
          <w:rFonts w:hint="eastAsia"/>
          <w:szCs w:val="21"/>
        </w:rPr>
        <w:t>实体三元组映射为图结构</w:t>
      </w:r>
    </w:p>
    <w:p w14:paraId="587891B4" w14:textId="27FEA507" w:rsidR="00FE75CB" w:rsidRPr="00FE75CB" w:rsidRDefault="00FE75CB" w:rsidP="00FE75CB">
      <w:pPr>
        <w:spacing w:line="400" w:lineRule="exact"/>
        <w:ind w:firstLineChars="200" w:firstLine="480"/>
        <w:rPr>
          <w:rFonts w:ascii="宋体" w:hAnsi="宋体"/>
          <w:sz w:val="24"/>
          <w:szCs w:val="24"/>
        </w:rPr>
      </w:pPr>
      <w:r w:rsidRPr="00FE75CB">
        <w:rPr>
          <w:rFonts w:ascii="宋体" w:hAnsi="宋体" w:hint="eastAsia"/>
          <w:sz w:val="24"/>
          <w:szCs w:val="24"/>
        </w:rPr>
        <w:t>然后我们采用一种改进的</w:t>
      </w:r>
      <w:proofErr w:type="spellStart"/>
      <w:r w:rsidRPr="00FE75CB">
        <w:rPr>
          <w:rFonts w:ascii="宋体" w:hAnsi="宋体" w:hint="eastAsia"/>
          <w:sz w:val="24"/>
          <w:szCs w:val="24"/>
        </w:rPr>
        <w:t>pagerank</w:t>
      </w:r>
      <w:proofErr w:type="spellEnd"/>
      <w:r w:rsidRPr="00FE75CB">
        <w:rPr>
          <w:rFonts w:ascii="宋体" w:hAnsi="宋体" w:hint="eastAsia"/>
          <w:sz w:val="24"/>
          <w:szCs w:val="24"/>
        </w:rPr>
        <w:t>算法对交易构成的知识图进行处理，将交易中的实体映射为一个有向网络图，实体作为图的节点，关系作为图的边。具体过程如下：</w:t>
      </w:r>
    </w:p>
    <w:p w14:paraId="0D39AAB8" w14:textId="005A644C" w:rsidR="00FE75CB" w:rsidRPr="00FE75CB" w:rsidRDefault="00FE75CB" w:rsidP="00FE75CB">
      <w:pPr>
        <w:spacing w:line="400" w:lineRule="exact"/>
        <w:ind w:firstLineChars="200" w:firstLine="480"/>
        <w:rPr>
          <w:rFonts w:ascii="宋体" w:hAnsi="宋体"/>
          <w:sz w:val="24"/>
          <w:szCs w:val="24"/>
        </w:rPr>
      </w:pPr>
      <w:r w:rsidRPr="00FE75CB">
        <w:rPr>
          <w:rFonts w:ascii="宋体" w:hAnsi="宋体" w:hint="eastAsia"/>
          <w:sz w:val="24"/>
          <w:szCs w:val="24"/>
        </w:rPr>
        <w:t>1.为每个节点分配初值，值为节点实体在源链上的TF-IDF相关性的值；</w:t>
      </w:r>
    </w:p>
    <w:p w14:paraId="7856FE80" w14:textId="77777777" w:rsidR="00FE75CB" w:rsidRPr="00FE75CB" w:rsidRDefault="00FE75CB" w:rsidP="00FE75CB">
      <w:pPr>
        <w:spacing w:line="400" w:lineRule="exact"/>
        <w:ind w:firstLineChars="200" w:firstLine="480"/>
        <w:rPr>
          <w:rFonts w:ascii="宋体" w:hAnsi="宋体"/>
          <w:sz w:val="24"/>
          <w:szCs w:val="24"/>
        </w:rPr>
      </w:pPr>
      <w:r w:rsidRPr="00FE75CB">
        <w:rPr>
          <w:rFonts w:ascii="宋体" w:hAnsi="宋体" w:hint="eastAsia"/>
          <w:sz w:val="24"/>
          <w:szCs w:val="24"/>
        </w:rPr>
        <w:t>2.计算节点的rank值，由节点的</w:t>
      </w:r>
      <w:proofErr w:type="gramStart"/>
      <w:r w:rsidRPr="00FE75CB">
        <w:rPr>
          <w:rFonts w:ascii="宋体" w:hAnsi="宋体" w:hint="eastAsia"/>
          <w:sz w:val="24"/>
          <w:szCs w:val="24"/>
        </w:rPr>
        <w:t>入度和出度</w:t>
      </w:r>
      <w:proofErr w:type="gramEnd"/>
      <w:r w:rsidRPr="00FE75CB">
        <w:rPr>
          <w:rFonts w:ascii="宋体" w:hAnsi="宋体" w:hint="eastAsia"/>
          <w:sz w:val="24"/>
          <w:szCs w:val="24"/>
        </w:rPr>
        <w:t>及边上关系在源链上的TF-IDF相关性的值决定；</w:t>
      </w:r>
    </w:p>
    <w:p w14:paraId="41ACE547" w14:textId="0E957938" w:rsidR="00554EFD" w:rsidRPr="00FE75CB" w:rsidRDefault="00FE75CB" w:rsidP="00FE75CB">
      <w:pPr>
        <w:spacing w:line="400" w:lineRule="exact"/>
        <w:ind w:firstLineChars="200" w:firstLine="480"/>
        <w:rPr>
          <w:rFonts w:ascii="宋体" w:hAnsi="宋体"/>
          <w:sz w:val="24"/>
          <w:szCs w:val="24"/>
        </w:rPr>
      </w:pPr>
      <w:r w:rsidRPr="00FE75CB">
        <w:rPr>
          <w:rFonts w:ascii="宋体" w:hAnsi="宋体" w:hint="eastAsia"/>
          <w:sz w:val="24"/>
          <w:szCs w:val="24"/>
        </w:rPr>
        <w:t>3.重复迭代。</w:t>
      </w:r>
    </w:p>
    <w:p w14:paraId="5E71C9F7" w14:textId="58DDAB85" w:rsidR="00A93FA6" w:rsidRPr="00A93FA6" w:rsidRDefault="00A93FA6" w:rsidP="00A93FA6">
      <w:pPr>
        <w:spacing w:line="400" w:lineRule="exact"/>
        <w:rPr>
          <w:rFonts w:ascii="宋体" w:hAnsi="宋体"/>
          <w:b/>
          <w:bCs/>
          <w:sz w:val="24"/>
          <w:szCs w:val="24"/>
        </w:rPr>
      </w:pPr>
      <w:r w:rsidRPr="00A93FA6">
        <w:rPr>
          <w:rFonts w:ascii="宋体" w:hAnsi="宋体" w:hint="eastAsia"/>
          <w:b/>
          <w:bCs/>
          <w:sz w:val="24"/>
          <w:szCs w:val="24"/>
        </w:rPr>
        <w:t>3.3.</w:t>
      </w:r>
      <w:r w:rsidR="00B63B5F">
        <w:rPr>
          <w:rFonts w:ascii="宋体" w:hAnsi="宋体" w:hint="eastAsia"/>
          <w:b/>
          <w:bCs/>
          <w:sz w:val="24"/>
          <w:szCs w:val="24"/>
        </w:rPr>
        <w:t>7</w:t>
      </w:r>
      <w:r w:rsidRPr="00A93FA6">
        <w:rPr>
          <w:rFonts w:ascii="宋体" w:hAnsi="宋体" w:hint="eastAsia"/>
          <w:b/>
          <w:bCs/>
          <w:sz w:val="24"/>
          <w:szCs w:val="24"/>
        </w:rPr>
        <w:t xml:space="preserve"> </w:t>
      </w:r>
      <w:proofErr w:type="gramStart"/>
      <w:r w:rsidRPr="00A93FA6">
        <w:rPr>
          <w:rFonts w:ascii="宋体" w:hAnsi="宋体" w:hint="eastAsia"/>
          <w:b/>
          <w:bCs/>
          <w:sz w:val="24"/>
          <w:szCs w:val="24"/>
        </w:rPr>
        <w:t>跨链查询</w:t>
      </w:r>
      <w:proofErr w:type="gramEnd"/>
      <w:r w:rsidRPr="00A93FA6">
        <w:rPr>
          <w:rFonts w:ascii="宋体" w:hAnsi="宋体" w:hint="eastAsia"/>
          <w:b/>
          <w:bCs/>
          <w:sz w:val="24"/>
          <w:szCs w:val="24"/>
        </w:rPr>
        <w:t>模块</w:t>
      </w:r>
    </w:p>
    <w:p w14:paraId="5DD17CA5" w14:textId="0FD0CA11" w:rsidR="00FE75CB" w:rsidRDefault="00A93FA6" w:rsidP="00A93FA6">
      <w:pPr>
        <w:spacing w:line="400" w:lineRule="exact"/>
        <w:rPr>
          <w:rFonts w:ascii="宋体" w:hAnsi="宋体"/>
          <w:sz w:val="24"/>
          <w:szCs w:val="24"/>
        </w:rPr>
      </w:pPr>
      <w:r w:rsidRPr="00A93FA6">
        <w:rPr>
          <w:rFonts w:ascii="宋体" w:hAnsi="宋体" w:hint="eastAsia"/>
          <w:b/>
          <w:bCs/>
          <w:sz w:val="24"/>
          <w:szCs w:val="24"/>
        </w:rPr>
        <w:t xml:space="preserve">     </w:t>
      </w:r>
      <w:r w:rsidR="00FE75CB" w:rsidRPr="00FE75CB">
        <w:rPr>
          <w:rFonts w:ascii="宋体" w:hAnsi="宋体" w:hint="eastAsia"/>
          <w:sz w:val="24"/>
          <w:szCs w:val="24"/>
        </w:rPr>
        <w:t>主要的内容是</w:t>
      </w:r>
      <w:r w:rsidR="00FE75CB">
        <w:rPr>
          <w:rFonts w:ascii="宋体" w:hAnsi="宋体" w:hint="eastAsia"/>
          <w:sz w:val="24"/>
          <w:szCs w:val="24"/>
        </w:rPr>
        <w:t>对知识链中节点生成的知识图进行存储，并实现用户查询的接口。由于区块链底层的数据库大多为</w:t>
      </w:r>
      <w:r w:rsidR="00FE75CB">
        <w:rPr>
          <w:rFonts w:ascii="宋体" w:hAnsi="宋体"/>
          <w:sz w:val="24"/>
          <w:szCs w:val="24"/>
        </w:rPr>
        <w:t>K-V</w:t>
      </w:r>
      <w:r w:rsidR="00FE75CB">
        <w:rPr>
          <w:rFonts w:ascii="宋体" w:hAnsi="宋体" w:hint="eastAsia"/>
          <w:sz w:val="24"/>
          <w:szCs w:val="24"/>
        </w:rPr>
        <w:t>键值型数据库，不能很方便地存储知识图数据，因此，我们在每个知识链的节点上安装了</w:t>
      </w:r>
      <w:r w:rsidR="00FE75CB" w:rsidRPr="00FE75CB">
        <w:rPr>
          <w:rFonts w:ascii="宋体" w:hAnsi="宋体"/>
          <w:sz w:val="24"/>
          <w:szCs w:val="24"/>
        </w:rPr>
        <w:t>Neo4j</w:t>
      </w:r>
      <w:r w:rsidR="00FE75CB">
        <w:rPr>
          <w:rFonts w:ascii="宋体" w:hAnsi="宋体" w:hint="eastAsia"/>
          <w:sz w:val="24"/>
          <w:szCs w:val="24"/>
        </w:rPr>
        <w:t>图数据库，并在K</w:t>
      </w:r>
      <w:r w:rsidR="00FE75CB">
        <w:rPr>
          <w:rFonts w:ascii="宋体" w:hAnsi="宋体"/>
          <w:sz w:val="24"/>
          <w:szCs w:val="24"/>
        </w:rPr>
        <w:t>-V</w:t>
      </w:r>
      <w:r w:rsidR="00FE75CB">
        <w:rPr>
          <w:rFonts w:ascii="宋体" w:hAnsi="宋体" w:hint="eastAsia"/>
          <w:sz w:val="24"/>
          <w:szCs w:val="24"/>
        </w:rPr>
        <w:t>数据库和图数据库之间建立映射关系，存储模式如图16所示：</w:t>
      </w:r>
    </w:p>
    <w:p w14:paraId="57E4AE17" w14:textId="1DEB9BCD" w:rsidR="00FE75CB" w:rsidRPr="00FE75CB" w:rsidRDefault="00FE75CB" w:rsidP="00FE75CB">
      <w:pPr>
        <w:rPr>
          <w:rFonts w:ascii="宋体" w:hAnsi="宋体"/>
          <w:sz w:val="24"/>
          <w:szCs w:val="24"/>
        </w:rPr>
      </w:pPr>
      <w:r>
        <w:rPr>
          <w:noProof/>
        </w:rPr>
        <w:lastRenderedPageBreak/>
        <w:drawing>
          <wp:inline distT="0" distB="0" distL="0" distR="0" wp14:anchorId="72C4C24A" wp14:editId="3A57C755">
            <wp:extent cx="5274310" cy="35045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04565"/>
                    </a:xfrm>
                    <a:prstGeom prst="rect">
                      <a:avLst/>
                    </a:prstGeom>
                  </pic:spPr>
                </pic:pic>
              </a:graphicData>
            </a:graphic>
          </wp:inline>
        </w:drawing>
      </w:r>
    </w:p>
    <w:p w14:paraId="00E9A5F3" w14:textId="4A9F8A7E" w:rsidR="00FE75CB" w:rsidRDefault="00FE75CB" w:rsidP="00FE75CB">
      <w:pPr>
        <w:spacing w:line="400" w:lineRule="exact"/>
        <w:jc w:val="center"/>
        <w:rPr>
          <w:rFonts w:ascii="宋体" w:hAnsi="宋体"/>
          <w:sz w:val="24"/>
          <w:szCs w:val="24"/>
        </w:rPr>
      </w:pPr>
      <w:r>
        <w:rPr>
          <w:rFonts w:ascii="宋体" w:hAnsi="宋体" w:hint="eastAsia"/>
          <w:sz w:val="24"/>
          <w:szCs w:val="24"/>
        </w:rPr>
        <w:t>图16</w:t>
      </w:r>
      <w:r>
        <w:rPr>
          <w:rFonts w:ascii="宋体" w:hAnsi="宋体"/>
          <w:sz w:val="24"/>
          <w:szCs w:val="24"/>
        </w:rPr>
        <w:t xml:space="preserve"> </w:t>
      </w:r>
      <w:r>
        <w:rPr>
          <w:rFonts w:ascii="宋体" w:hAnsi="宋体" w:hint="eastAsia"/>
          <w:sz w:val="24"/>
          <w:szCs w:val="24"/>
        </w:rPr>
        <w:t>知识图存储模式</w:t>
      </w:r>
    </w:p>
    <w:p w14:paraId="3DFF64E9" w14:textId="4A981E59" w:rsidR="00A93FA6" w:rsidRDefault="00434C53" w:rsidP="00434C53">
      <w:pPr>
        <w:spacing w:line="400" w:lineRule="exact"/>
        <w:ind w:firstLineChars="200" w:firstLine="480"/>
        <w:rPr>
          <w:rFonts w:ascii="宋体" w:hAnsi="宋体"/>
          <w:sz w:val="24"/>
          <w:szCs w:val="24"/>
        </w:rPr>
      </w:pPr>
      <w:r>
        <w:rPr>
          <w:rFonts w:ascii="宋体" w:hAnsi="宋体" w:hint="eastAsia"/>
          <w:sz w:val="24"/>
          <w:szCs w:val="24"/>
        </w:rPr>
        <w:t>在添加图数据库的基础上</w:t>
      </w:r>
      <w:proofErr w:type="gramStart"/>
      <w:r w:rsidR="00A93FA6" w:rsidRPr="00FE75CB">
        <w:rPr>
          <w:rFonts w:ascii="宋体" w:hAnsi="宋体" w:hint="eastAsia"/>
          <w:sz w:val="24"/>
          <w:szCs w:val="24"/>
        </w:rPr>
        <w:t>对跨链查询</w:t>
      </w:r>
      <w:proofErr w:type="gramEnd"/>
      <w:r w:rsidR="00A93FA6" w:rsidRPr="00FE75CB">
        <w:rPr>
          <w:rFonts w:ascii="宋体" w:hAnsi="宋体" w:hint="eastAsia"/>
          <w:sz w:val="24"/>
          <w:szCs w:val="24"/>
        </w:rPr>
        <w:t>的接口进行封装，</w:t>
      </w:r>
      <w:r>
        <w:rPr>
          <w:rFonts w:ascii="宋体" w:hAnsi="宋体" w:hint="eastAsia"/>
          <w:sz w:val="24"/>
          <w:szCs w:val="24"/>
        </w:rPr>
        <w:t>使</w:t>
      </w:r>
      <w:r w:rsidR="00A93FA6" w:rsidRPr="00FE75CB">
        <w:rPr>
          <w:rFonts w:ascii="宋体" w:hAnsi="宋体" w:hint="eastAsia"/>
          <w:sz w:val="24"/>
          <w:szCs w:val="24"/>
        </w:rPr>
        <w:t>对外的查询接口以知识图谱的形式体现，用户无需考虑底层具体的区块链结构，只需要输入感兴趣的信息就可以得到相关的数据</w:t>
      </w:r>
      <w:r>
        <w:rPr>
          <w:rFonts w:ascii="宋体" w:hAnsi="宋体" w:hint="eastAsia"/>
          <w:sz w:val="24"/>
          <w:szCs w:val="24"/>
        </w:rPr>
        <w:t>，总体上来说，本</w:t>
      </w:r>
      <w:proofErr w:type="gramStart"/>
      <w:r>
        <w:rPr>
          <w:rFonts w:ascii="宋体" w:hAnsi="宋体" w:hint="eastAsia"/>
          <w:sz w:val="24"/>
          <w:szCs w:val="24"/>
        </w:rPr>
        <w:t>方案跨链检索</w:t>
      </w:r>
      <w:proofErr w:type="gramEnd"/>
      <w:r>
        <w:rPr>
          <w:rFonts w:ascii="宋体" w:hAnsi="宋体" w:hint="eastAsia"/>
          <w:sz w:val="24"/>
          <w:szCs w:val="24"/>
        </w:rPr>
        <w:t>部分可以分为5层，具体分层如图17所示：</w:t>
      </w:r>
    </w:p>
    <w:p w14:paraId="48D1253B" w14:textId="249B2A8B" w:rsidR="00434C53" w:rsidRDefault="00434C53" w:rsidP="00434C53">
      <w:pPr>
        <w:ind w:firstLineChars="200" w:firstLine="420"/>
        <w:jc w:val="center"/>
        <w:rPr>
          <w:rFonts w:ascii="宋体" w:hAnsi="宋体"/>
          <w:sz w:val="24"/>
          <w:szCs w:val="24"/>
        </w:rPr>
      </w:pPr>
      <w:r w:rsidRPr="00434C53">
        <w:rPr>
          <w:noProof/>
        </w:rPr>
        <w:drawing>
          <wp:inline distT="0" distB="0" distL="0" distR="0" wp14:anchorId="6FBBD835" wp14:editId="56FD42E0">
            <wp:extent cx="3473450" cy="2757098"/>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1455" cy="2763452"/>
                    </a:xfrm>
                    <a:prstGeom prst="rect">
                      <a:avLst/>
                    </a:prstGeom>
                  </pic:spPr>
                </pic:pic>
              </a:graphicData>
            </a:graphic>
          </wp:inline>
        </w:drawing>
      </w:r>
    </w:p>
    <w:p w14:paraId="14632CE2" w14:textId="220D5272" w:rsidR="00FE75CB" w:rsidRPr="00FE75CB" w:rsidRDefault="00434C53" w:rsidP="00434C53">
      <w:pPr>
        <w:spacing w:line="400" w:lineRule="exact"/>
        <w:jc w:val="center"/>
        <w:rPr>
          <w:rFonts w:ascii="宋体" w:hAnsi="宋体"/>
          <w:sz w:val="24"/>
          <w:szCs w:val="24"/>
        </w:rPr>
      </w:pPr>
      <w:r>
        <w:rPr>
          <w:rFonts w:ascii="宋体" w:hAnsi="宋体" w:hint="eastAsia"/>
          <w:sz w:val="24"/>
          <w:szCs w:val="24"/>
        </w:rPr>
        <w:t>图17</w:t>
      </w:r>
      <w:r>
        <w:rPr>
          <w:rFonts w:ascii="宋体" w:hAnsi="宋体"/>
          <w:sz w:val="24"/>
          <w:szCs w:val="24"/>
        </w:rPr>
        <w:t xml:space="preserve"> </w:t>
      </w:r>
      <w:proofErr w:type="gramStart"/>
      <w:r>
        <w:rPr>
          <w:rFonts w:ascii="宋体" w:hAnsi="宋体" w:hint="eastAsia"/>
          <w:sz w:val="24"/>
          <w:szCs w:val="24"/>
        </w:rPr>
        <w:t>跨链检索</w:t>
      </w:r>
      <w:proofErr w:type="gramEnd"/>
      <w:r>
        <w:rPr>
          <w:rFonts w:ascii="宋体" w:hAnsi="宋体" w:hint="eastAsia"/>
          <w:sz w:val="24"/>
          <w:szCs w:val="24"/>
        </w:rPr>
        <w:t>五层结构</w:t>
      </w:r>
    </w:p>
    <w:p w14:paraId="7B40B964" w14:textId="77777777" w:rsidR="005C1E65" w:rsidRPr="005C1E65" w:rsidRDefault="005C1E65" w:rsidP="005C1E65">
      <w:pPr>
        <w:rPr>
          <w:b/>
          <w:sz w:val="28"/>
        </w:rPr>
      </w:pPr>
      <w:r w:rsidRPr="005C1E65">
        <w:rPr>
          <w:rFonts w:hint="eastAsia"/>
          <w:b/>
          <w:sz w:val="28"/>
        </w:rPr>
        <w:t xml:space="preserve">3.4 </w:t>
      </w:r>
      <w:r w:rsidRPr="005C1E65">
        <w:rPr>
          <w:rFonts w:hint="eastAsia"/>
          <w:b/>
          <w:sz w:val="28"/>
        </w:rPr>
        <w:t>方案分析</w:t>
      </w:r>
    </w:p>
    <w:p w14:paraId="561DCC74" w14:textId="31959AAB" w:rsidR="005C1E65" w:rsidRPr="005C1E65" w:rsidRDefault="005C1E65" w:rsidP="005C1E65">
      <w:pPr>
        <w:spacing w:line="400" w:lineRule="exact"/>
        <w:rPr>
          <w:rFonts w:ascii="宋体" w:hAnsi="宋体"/>
          <w:b/>
          <w:bCs/>
          <w:sz w:val="24"/>
          <w:szCs w:val="24"/>
        </w:rPr>
      </w:pPr>
      <w:r w:rsidRPr="005C1E65">
        <w:rPr>
          <w:rFonts w:ascii="宋体" w:hAnsi="宋体" w:hint="eastAsia"/>
          <w:b/>
          <w:bCs/>
          <w:sz w:val="24"/>
          <w:szCs w:val="24"/>
        </w:rPr>
        <w:t>3.4.1 检索效率分析</w:t>
      </w:r>
    </w:p>
    <w:p w14:paraId="00C4A6F2" w14:textId="52B60B07" w:rsidR="00FE4284" w:rsidRPr="0000788E" w:rsidRDefault="005C1E65" w:rsidP="005C1E65">
      <w:pPr>
        <w:spacing w:line="400" w:lineRule="exact"/>
        <w:rPr>
          <w:rFonts w:ascii="宋体" w:hAnsi="宋体"/>
          <w:sz w:val="24"/>
          <w:szCs w:val="24"/>
        </w:rPr>
      </w:pPr>
      <w:r w:rsidRPr="005C1E65">
        <w:rPr>
          <w:rFonts w:ascii="宋体" w:hAnsi="宋体" w:hint="eastAsia"/>
          <w:b/>
          <w:bCs/>
          <w:sz w:val="24"/>
          <w:szCs w:val="24"/>
        </w:rPr>
        <w:t xml:space="preserve">     </w:t>
      </w:r>
      <w:r w:rsidR="00EA7CC5" w:rsidRPr="00EA7CC5">
        <w:rPr>
          <w:rFonts w:ascii="宋体" w:hAnsi="宋体" w:hint="eastAsia"/>
          <w:sz w:val="24"/>
          <w:szCs w:val="24"/>
        </w:rPr>
        <w:t>系统的检索效率主要分为三个部分，</w:t>
      </w:r>
      <w:r w:rsidR="00EA7CC5">
        <w:rPr>
          <w:rFonts w:ascii="宋体" w:hAnsi="宋体" w:hint="eastAsia"/>
          <w:sz w:val="24"/>
          <w:szCs w:val="24"/>
        </w:rPr>
        <w:t>我们的方案使用索引结构来提升检索</w:t>
      </w:r>
      <w:r w:rsidR="00EA7CC5">
        <w:rPr>
          <w:rFonts w:ascii="宋体" w:hAnsi="宋体" w:hint="eastAsia"/>
          <w:sz w:val="24"/>
          <w:szCs w:val="24"/>
        </w:rPr>
        <w:lastRenderedPageBreak/>
        <w:t>效率，</w:t>
      </w:r>
      <w:r w:rsidR="00A642F6">
        <w:rPr>
          <w:rFonts w:ascii="宋体" w:hAnsi="宋体" w:hint="eastAsia"/>
          <w:sz w:val="24"/>
          <w:szCs w:val="24"/>
        </w:rPr>
        <w:t>区块链中原始的搜索方法需要从尾至头遍历整条区块链上的数据，才能找到想要搜索的结果，搜索的时间复杂度为O</w:t>
      </w:r>
      <w:r w:rsidR="00A642F6">
        <w:rPr>
          <w:rFonts w:ascii="宋体" w:hAnsi="宋体"/>
          <w:sz w:val="24"/>
          <w:szCs w:val="24"/>
        </w:rPr>
        <w:t>(</w:t>
      </w:r>
      <w:proofErr w:type="spellStart"/>
      <w:r w:rsidR="005F7E60">
        <w:rPr>
          <w:rFonts w:ascii="宋体" w:hAnsi="宋体"/>
          <w:sz w:val="24"/>
          <w:szCs w:val="24"/>
        </w:rPr>
        <w:t>mn</w:t>
      </w:r>
      <w:proofErr w:type="spellEnd"/>
      <w:r w:rsidR="00A642F6">
        <w:rPr>
          <w:rFonts w:ascii="宋体" w:hAnsi="宋体"/>
          <w:sz w:val="24"/>
          <w:szCs w:val="24"/>
        </w:rPr>
        <w:t>)</w:t>
      </w:r>
      <w:r w:rsidR="005F7E60">
        <w:rPr>
          <w:rFonts w:ascii="宋体" w:hAnsi="宋体" w:hint="eastAsia"/>
          <w:sz w:val="24"/>
          <w:szCs w:val="24"/>
        </w:rPr>
        <w:t>，其中m为区块数量，n为每个区块的交易数，随着区块数量的不断增长，搜索的时间将变得难以接受</w:t>
      </w:r>
      <w:r w:rsidR="00A642F6">
        <w:rPr>
          <w:rFonts w:ascii="宋体" w:hAnsi="宋体" w:hint="eastAsia"/>
          <w:sz w:val="24"/>
          <w:szCs w:val="24"/>
        </w:rPr>
        <w:t>。</w:t>
      </w:r>
      <w:r w:rsidR="00EA7CC5">
        <w:rPr>
          <w:rFonts w:ascii="宋体" w:hAnsi="宋体" w:hint="eastAsia"/>
          <w:sz w:val="24"/>
          <w:szCs w:val="24"/>
        </w:rPr>
        <w:t>与原始区块链的</w:t>
      </w:r>
      <w:r w:rsidR="00A642F6">
        <w:rPr>
          <w:rFonts w:ascii="宋体" w:hAnsi="宋体" w:hint="eastAsia"/>
          <w:sz w:val="24"/>
          <w:szCs w:val="24"/>
        </w:rPr>
        <w:t>搜索方法不同，我们的方案通过使用索引结构来对链上的数据进行搜索，</w:t>
      </w:r>
      <w:r w:rsidR="005F7E60">
        <w:rPr>
          <w:rFonts w:ascii="宋体" w:hAnsi="宋体" w:hint="eastAsia"/>
          <w:sz w:val="24"/>
          <w:szCs w:val="24"/>
        </w:rPr>
        <w:t>搜索的时间复杂度仅为O(</w:t>
      </w:r>
      <w:proofErr w:type="spellStart"/>
      <w:r w:rsidR="005F7E60">
        <w:rPr>
          <w:rFonts w:ascii="宋体" w:hAnsi="宋体"/>
          <w:sz w:val="24"/>
          <w:szCs w:val="24"/>
        </w:rPr>
        <w:t>logN</w:t>
      </w:r>
      <w:proofErr w:type="spellEnd"/>
      <w:r w:rsidR="005F7E60">
        <w:rPr>
          <w:rFonts w:ascii="宋体" w:hAnsi="宋体"/>
          <w:sz w:val="24"/>
          <w:szCs w:val="24"/>
        </w:rPr>
        <w:t>),</w:t>
      </w:r>
      <w:r w:rsidR="005F7E60">
        <w:rPr>
          <w:rFonts w:ascii="宋体" w:hAnsi="宋体" w:hint="eastAsia"/>
          <w:sz w:val="24"/>
          <w:szCs w:val="24"/>
        </w:rPr>
        <w:t>其中N为索引结构包含的节点数，随着区块数量的不断增长，我们方案的效率优势越来越明显。</w:t>
      </w:r>
      <w:proofErr w:type="gramStart"/>
      <w:r w:rsidR="0000788E">
        <w:rPr>
          <w:rFonts w:ascii="宋体" w:hAnsi="宋体" w:hint="eastAsia"/>
          <w:sz w:val="24"/>
          <w:szCs w:val="24"/>
        </w:rPr>
        <w:t>在跨链检索</w:t>
      </w:r>
      <w:proofErr w:type="gramEnd"/>
      <w:r w:rsidR="0000788E">
        <w:rPr>
          <w:rFonts w:ascii="宋体" w:hAnsi="宋体" w:hint="eastAsia"/>
          <w:sz w:val="24"/>
          <w:szCs w:val="24"/>
        </w:rPr>
        <w:t>部分，由于本方案经过知识链共识和知识图谱的脸上构建过程，已经形成了标准化的知识图谱，</w:t>
      </w:r>
      <w:proofErr w:type="gramStart"/>
      <w:r w:rsidR="0000788E">
        <w:rPr>
          <w:rFonts w:ascii="宋体" w:hAnsi="宋体" w:hint="eastAsia"/>
          <w:sz w:val="24"/>
          <w:szCs w:val="24"/>
        </w:rPr>
        <w:t>因此跨链查询</w:t>
      </w:r>
      <w:proofErr w:type="gramEnd"/>
      <w:r w:rsidR="0000788E">
        <w:rPr>
          <w:rFonts w:ascii="宋体" w:hAnsi="宋体" w:hint="eastAsia"/>
          <w:sz w:val="24"/>
          <w:szCs w:val="24"/>
        </w:rPr>
        <w:t>的检索效率与普通的知识图谱大致相当。</w:t>
      </w:r>
    </w:p>
    <w:p w14:paraId="2965B48B" w14:textId="20DF40DD" w:rsidR="00BD7BCB" w:rsidRDefault="005C1E65" w:rsidP="005C1E65">
      <w:pPr>
        <w:spacing w:line="400" w:lineRule="exact"/>
        <w:rPr>
          <w:rFonts w:ascii="宋体" w:hAnsi="宋体"/>
          <w:b/>
          <w:bCs/>
          <w:sz w:val="24"/>
          <w:szCs w:val="24"/>
        </w:rPr>
      </w:pPr>
      <w:r w:rsidRPr="005C1E65">
        <w:rPr>
          <w:rFonts w:ascii="宋体" w:hAnsi="宋体" w:hint="eastAsia"/>
          <w:b/>
          <w:bCs/>
          <w:sz w:val="24"/>
          <w:szCs w:val="24"/>
        </w:rPr>
        <w:t>3.4.2 安全性分析</w:t>
      </w:r>
    </w:p>
    <w:p w14:paraId="60AF7F97" w14:textId="2E400391" w:rsidR="00FE4284" w:rsidRDefault="00FE4284" w:rsidP="00B63FFC">
      <w:pPr>
        <w:spacing w:line="400" w:lineRule="exact"/>
        <w:ind w:firstLine="490"/>
        <w:rPr>
          <w:rFonts w:ascii="宋体" w:hAnsi="宋体"/>
          <w:sz w:val="24"/>
          <w:szCs w:val="24"/>
        </w:rPr>
      </w:pPr>
      <w:r w:rsidRPr="00FE4284">
        <w:rPr>
          <w:rFonts w:ascii="宋体" w:hAnsi="宋体" w:hint="eastAsia"/>
          <w:sz w:val="24"/>
          <w:szCs w:val="24"/>
        </w:rPr>
        <w:t>对于我们系统的安全性分析，主要针对</w:t>
      </w:r>
      <w:r>
        <w:rPr>
          <w:rFonts w:ascii="宋体" w:hAnsi="宋体" w:hint="eastAsia"/>
          <w:sz w:val="24"/>
          <w:szCs w:val="24"/>
        </w:rPr>
        <w:t>的是数据安全和区块链系统安全两个方面，</w:t>
      </w:r>
      <w:r w:rsidR="00CB086E">
        <w:rPr>
          <w:rFonts w:ascii="宋体" w:hAnsi="宋体" w:hint="eastAsia"/>
          <w:sz w:val="24"/>
          <w:szCs w:val="24"/>
        </w:rPr>
        <w:t>对于数据安全方面，用户正常的访问数据过程是通过链上的索引结构找到感兴趣的数据，然后通过对应交易中元数据的引导找到数据</w:t>
      </w:r>
      <w:proofErr w:type="gramStart"/>
      <w:r w:rsidR="00CB086E">
        <w:rPr>
          <w:rFonts w:ascii="宋体" w:hAnsi="宋体" w:hint="eastAsia"/>
          <w:sz w:val="24"/>
          <w:szCs w:val="24"/>
        </w:rPr>
        <w:t>在链下</w:t>
      </w:r>
      <w:proofErr w:type="gramEnd"/>
      <w:r w:rsidR="00CB086E">
        <w:rPr>
          <w:rFonts w:ascii="宋体" w:hAnsi="宋体" w:hint="eastAsia"/>
          <w:sz w:val="24"/>
          <w:szCs w:val="24"/>
        </w:rPr>
        <w:t>的具体存储位置。一个恶意的攻击者可能会通过搜索一条数据，得到数据</w:t>
      </w:r>
      <w:proofErr w:type="gramStart"/>
      <w:r w:rsidR="00CB086E">
        <w:rPr>
          <w:rFonts w:ascii="宋体" w:hAnsi="宋体" w:hint="eastAsia"/>
          <w:sz w:val="24"/>
          <w:szCs w:val="24"/>
        </w:rPr>
        <w:t>的链下位置</w:t>
      </w:r>
      <w:proofErr w:type="gramEnd"/>
      <w:r w:rsidR="00CB086E">
        <w:rPr>
          <w:rFonts w:ascii="宋体" w:hAnsi="宋体" w:hint="eastAsia"/>
          <w:sz w:val="24"/>
          <w:szCs w:val="24"/>
        </w:rPr>
        <w:t>之后，</w:t>
      </w:r>
      <w:r w:rsidR="004E3A56">
        <w:rPr>
          <w:rFonts w:ascii="宋体" w:hAnsi="宋体" w:hint="eastAsia"/>
          <w:sz w:val="24"/>
          <w:szCs w:val="24"/>
        </w:rPr>
        <w:t>通过寻找数据存储</w:t>
      </w:r>
      <w:r w:rsidR="00DA0F5C">
        <w:rPr>
          <w:rFonts w:ascii="宋体" w:hAnsi="宋体" w:hint="eastAsia"/>
          <w:sz w:val="24"/>
          <w:szCs w:val="24"/>
        </w:rPr>
        <w:t>点是否存在漏洞，从而进行“拖库攻击”，以把用户数据库中的所有数据导出，</w:t>
      </w:r>
      <w:r w:rsidR="004122A7">
        <w:rPr>
          <w:rFonts w:ascii="宋体" w:hAnsi="宋体" w:hint="eastAsia"/>
          <w:sz w:val="24"/>
          <w:szCs w:val="24"/>
        </w:rPr>
        <w:t>针对这种攻击方式，本方案建议用户将自己的</w:t>
      </w:r>
      <w:proofErr w:type="gramStart"/>
      <w:r w:rsidR="004122A7">
        <w:rPr>
          <w:rFonts w:ascii="宋体" w:hAnsi="宋体" w:hint="eastAsia"/>
          <w:sz w:val="24"/>
          <w:szCs w:val="24"/>
        </w:rPr>
        <w:t>链下数据</w:t>
      </w:r>
      <w:proofErr w:type="gramEnd"/>
      <w:r w:rsidR="004122A7">
        <w:rPr>
          <w:rFonts w:ascii="宋体" w:hAnsi="宋体" w:hint="eastAsia"/>
          <w:sz w:val="24"/>
          <w:szCs w:val="24"/>
        </w:rPr>
        <w:t>存放入分布式的存储系统中，包括I</w:t>
      </w:r>
      <w:r w:rsidR="004122A7">
        <w:rPr>
          <w:rFonts w:ascii="宋体" w:hAnsi="宋体"/>
          <w:sz w:val="24"/>
          <w:szCs w:val="24"/>
        </w:rPr>
        <w:t>PFS</w:t>
      </w:r>
      <w:r w:rsidR="004122A7">
        <w:rPr>
          <w:rFonts w:ascii="宋体" w:hAnsi="宋体" w:hint="eastAsia"/>
          <w:sz w:val="24"/>
          <w:szCs w:val="24"/>
        </w:rPr>
        <w:t>系统、分布式数据库等，或者用户通过对</w:t>
      </w:r>
      <w:proofErr w:type="gramStart"/>
      <w:r w:rsidR="004122A7">
        <w:rPr>
          <w:rFonts w:ascii="宋体" w:hAnsi="宋体" w:hint="eastAsia"/>
          <w:sz w:val="24"/>
          <w:szCs w:val="24"/>
        </w:rPr>
        <w:t>链下数据</w:t>
      </w:r>
      <w:proofErr w:type="gramEnd"/>
      <w:r w:rsidR="004122A7">
        <w:rPr>
          <w:rFonts w:ascii="宋体" w:hAnsi="宋体" w:hint="eastAsia"/>
          <w:sz w:val="24"/>
          <w:szCs w:val="24"/>
        </w:rPr>
        <w:t>进行加密，增加权限控制等限制等方式，由数据所有者根据自己数据的重要程度自行进行安全防护。</w:t>
      </w:r>
    </w:p>
    <w:p w14:paraId="42360A90" w14:textId="76009BB1" w:rsidR="00B63FFC" w:rsidRPr="00FE4284" w:rsidRDefault="0025324F" w:rsidP="00766EE4">
      <w:pPr>
        <w:spacing w:line="400" w:lineRule="exact"/>
        <w:ind w:firstLine="490"/>
        <w:rPr>
          <w:rFonts w:ascii="宋体" w:hAnsi="宋体"/>
          <w:sz w:val="24"/>
          <w:szCs w:val="24"/>
        </w:rPr>
      </w:pPr>
      <w:r>
        <w:rPr>
          <w:rFonts w:ascii="宋体" w:hAnsi="宋体" w:hint="eastAsia"/>
          <w:sz w:val="24"/>
          <w:szCs w:val="24"/>
        </w:rPr>
        <w:t>另一方面，由于区块链是访问和检索数据的核心模块，区块链保证了数据的不可篡改和公开可验证，</w:t>
      </w:r>
      <w:r w:rsidR="00566C25">
        <w:rPr>
          <w:rFonts w:ascii="宋体" w:hAnsi="宋体" w:hint="eastAsia"/>
          <w:sz w:val="24"/>
          <w:szCs w:val="24"/>
        </w:rPr>
        <w:t>显然试图对链上数据进行修改</w:t>
      </w:r>
      <w:r w:rsidR="004B4811">
        <w:rPr>
          <w:rFonts w:ascii="宋体" w:hAnsi="宋体" w:hint="eastAsia"/>
          <w:sz w:val="24"/>
          <w:szCs w:val="24"/>
        </w:rPr>
        <w:t>是非常困难的，</w:t>
      </w:r>
      <w:r w:rsidR="00766EE4">
        <w:rPr>
          <w:rFonts w:ascii="宋体" w:hAnsi="宋体" w:hint="eastAsia"/>
          <w:sz w:val="24"/>
          <w:szCs w:val="24"/>
        </w:rPr>
        <w:t>但由于开放且去中心化的交易模式，任何节点都可以合法地通过上</w:t>
      </w:r>
      <w:proofErr w:type="gramStart"/>
      <w:r w:rsidR="00766EE4">
        <w:rPr>
          <w:rFonts w:ascii="宋体" w:hAnsi="宋体" w:hint="eastAsia"/>
          <w:sz w:val="24"/>
          <w:szCs w:val="24"/>
        </w:rPr>
        <w:t>传任何</w:t>
      </w:r>
      <w:proofErr w:type="gramEnd"/>
      <w:r w:rsidR="00766EE4">
        <w:rPr>
          <w:rFonts w:ascii="宋体" w:hAnsi="宋体" w:hint="eastAsia"/>
          <w:sz w:val="24"/>
          <w:szCs w:val="24"/>
        </w:rPr>
        <w:t>数据来对链上的索引结构进行修改，对手可能试图用一种特殊的拒绝服务攻击方式，通过不停上</w:t>
      </w:r>
      <w:proofErr w:type="gramStart"/>
      <w:r w:rsidR="00766EE4">
        <w:rPr>
          <w:rFonts w:ascii="宋体" w:hAnsi="宋体" w:hint="eastAsia"/>
          <w:sz w:val="24"/>
          <w:szCs w:val="24"/>
        </w:rPr>
        <w:t>传大量</w:t>
      </w:r>
      <w:proofErr w:type="gramEnd"/>
      <w:r w:rsidR="00766EE4">
        <w:rPr>
          <w:rFonts w:ascii="宋体" w:hAnsi="宋体" w:hint="eastAsia"/>
          <w:sz w:val="24"/>
          <w:szCs w:val="24"/>
        </w:rPr>
        <w:t>无效数据来干扰索引结构的生成，</w:t>
      </w:r>
      <w:r w:rsidR="00327934">
        <w:rPr>
          <w:rFonts w:ascii="宋体" w:hAnsi="宋体" w:hint="eastAsia"/>
          <w:sz w:val="24"/>
          <w:szCs w:val="24"/>
        </w:rPr>
        <w:t>由于无法手动判断恶意节点上传数据的价值，所以无效数据也会被存入到我们的索引结构当中，但我们的系统</w:t>
      </w:r>
      <w:r w:rsidR="00F70B72">
        <w:rPr>
          <w:rFonts w:ascii="宋体" w:hAnsi="宋体" w:hint="eastAsia"/>
          <w:sz w:val="24"/>
          <w:szCs w:val="24"/>
        </w:rPr>
        <w:t>针对无效数据对索引结构的干扰采取了限制措施，我们在系统中采用了搜索频率平衡算法，对于长时间没有被搜索的数据，设置一个更新时间周期，每周期定时对M</w:t>
      </w:r>
      <w:r w:rsidR="00F70B72">
        <w:rPr>
          <w:rFonts w:ascii="宋体" w:hAnsi="宋体"/>
          <w:sz w:val="24"/>
          <w:szCs w:val="24"/>
        </w:rPr>
        <w:t>ST</w:t>
      </w:r>
      <w:r w:rsidR="00F70B72">
        <w:rPr>
          <w:rFonts w:ascii="宋体" w:hAnsi="宋体" w:hint="eastAsia"/>
          <w:sz w:val="24"/>
          <w:szCs w:val="24"/>
        </w:rPr>
        <w:t>的结构进行更新，将搜索频率低的数据所在的子</w:t>
      </w:r>
      <w:proofErr w:type="gramStart"/>
      <w:r w:rsidR="00F70B72">
        <w:rPr>
          <w:rFonts w:ascii="宋体" w:hAnsi="宋体" w:hint="eastAsia"/>
          <w:sz w:val="24"/>
          <w:szCs w:val="24"/>
        </w:rPr>
        <w:t>树部分</w:t>
      </w:r>
      <w:proofErr w:type="gramEnd"/>
      <w:r w:rsidR="00F70B72">
        <w:rPr>
          <w:rFonts w:ascii="宋体" w:hAnsi="宋体" w:hint="eastAsia"/>
          <w:sz w:val="24"/>
          <w:szCs w:val="24"/>
        </w:rPr>
        <w:t>向右移动，而用户通过M</w:t>
      </w:r>
      <w:r w:rsidR="00F70B72">
        <w:rPr>
          <w:rFonts w:ascii="宋体" w:hAnsi="宋体"/>
          <w:sz w:val="24"/>
          <w:szCs w:val="24"/>
        </w:rPr>
        <w:t>ST</w:t>
      </w:r>
      <w:r w:rsidR="00F70B72">
        <w:rPr>
          <w:rFonts w:ascii="宋体" w:hAnsi="宋体" w:hint="eastAsia"/>
          <w:sz w:val="24"/>
          <w:szCs w:val="24"/>
        </w:rPr>
        <w:t>进行搜索是由左至右进行搜索的，因此敌手的攻击不会对搜索效率产生</w:t>
      </w:r>
      <w:r w:rsidR="00E44454">
        <w:rPr>
          <w:rFonts w:ascii="宋体" w:hAnsi="宋体" w:hint="eastAsia"/>
          <w:sz w:val="24"/>
          <w:szCs w:val="24"/>
        </w:rPr>
        <w:t>较大的影响。</w:t>
      </w:r>
    </w:p>
    <w:p w14:paraId="2584C015" w14:textId="7ECBA1DE" w:rsidR="003C5D78" w:rsidRDefault="005C1E65" w:rsidP="005C1E65">
      <w:pPr>
        <w:rPr>
          <w:b/>
          <w:sz w:val="28"/>
        </w:rPr>
      </w:pPr>
      <w:r w:rsidRPr="005C1E65">
        <w:rPr>
          <w:rFonts w:hint="eastAsia"/>
          <w:b/>
          <w:sz w:val="28"/>
        </w:rPr>
        <w:t>3.5</w:t>
      </w:r>
      <w:r w:rsidRPr="005C1E65">
        <w:rPr>
          <w:b/>
          <w:sz w:val="28"/>
        </w:rPr>
        <w:t xml:space="preserve"> </w:t>
      </w:r>
      <w:r w:rsidRPr="005C1E65">
        <w:rPr>
          <w:rFonts w:hint="eastAsia"/>
          <w:b/>
          <w:sz w:val="28"/>
        </w:rPr>
        <w:t>本章小结</w:t>
      </w:r>
    </w:p>
    <w:p w14:paraId="650DBB68" w14:textId="0D2738D3" w:rsidR="00717D91" w:rsidRDefault="00717D91" w:rsidP="009222D0">
      <w:pPr>
        <w:spacing w:line="400" w:lineRule="exact"/>
        <w:ind w:firstLineChars="200" w:firstLine="480"/>
        <w:rPr>
          <w:rFonts w:ascii="宋体" w:hAnsi="宋体"/>
          <w:sz w:val="24"/>
          <w:szCs w:val="24"/>
        </w:rPr>
      </w:pPr>
      <w:r w:rsidRPr="00717D91">
        <w:rPr>
          <w:rFonts w:ascii="宋体" w:hAnsi="宋体" w:hint="eastAsia"/>
          <w:sz w:val="24"/>
          <w:szCs w:val="24"/>
        </w:rPr>
        <w:t>本章</w:t>
      </w:r>
      <w:r w:rsidR="009222D0">
        <w:rPr>
          <w:rFonts w:ascii="宋体" w:hAnsi="宋体" w:hint="eastAsia"/>
          <w:sz w:val="24"/>
          <w:szCs w:val="24"/>
        </w:rPr>
        <w:t>首先对我们方案的整体架构进行了介绍，确定了主要的检索模型和性能指标，随后</w:t>
      </w:r>
      <w:r>
        <w:rPr>
          <w:rFonts w:ascii="宋体" w:hAnsi="宋体" w:hint="eastAsia"/>
          <w:sz w:val="24"/>
          <w:szCs w:val="24"/>
        </w:rPr>
        <w:t>将整个区块链数据共享系统中的检索方案分为单链检索</w:t>
      </w:r>
      <w:proofErr w:type="gramStart"/>
      <w:r>
        <w:rPr>
          <w:rFonts w:ascii="宋体" w:hAnsi="宋体" w:hint="eastAsia"/>
          <w:sz w:val="24"/>
          <w:szCs w:val="24"/>
        </w:rPr>
        <w:t>和跨链检索</w:t>
      </w:r>
      <w:proofErr w:type="gramEnd"/>
      <w:r>
        <w:rPr>
          <w:rFonts w:ascii="宋体" w:hAnsi="宋体" w:hint="eastAsia"/>
          <w:sz w:val="24"/>
          <w:szCs w:val="24"/>
        </w:rPr>
        <w:t>两个</w:t>
      </w:r>
      <w:r w:rsidR="009222D0">
        <w:rPr>
          <w:rFonts w:ascii="宋体" w:hAnsi="宋体" w:hint="eastAsia"/>
          <w:sz w:val="24"/>
          <w:szCs w:val="24"/>
        </w:rPr>
        <w:t>主要模块，并把这两个模块共分为六个子模块分别进行描述。最后从检索效率和安全性两方面对我们的方案进行了较为全面的分析。</w:t>
      </w:r>
    </w:p>
    <w:p w14:paraId="2DC10050" w14:textId="77777777" w:rsidR="00717D91" w:rsidRDefault="00717D91" w:rsidP="005C1E65">
      <w:pPr>
        <w:rPr>
          <w:b/>
          <w:sz w:val="28"/>
        </w:rPr>
      </w:pPr>
    </w:p>
    <w:p w14:paraId="020C0C2C" w14:textId="2B05A42B" w:rsidR="005C1E65" w:rsidRDefault="005C1E65" w:rsidP="00480FE4">
      <w:pPr>
        <w:jc w:val="center"/>
        <w:rPr>
          <w:b/>
          <w:sz w:val="32"/>
        </w:rPr>
      </w:pPr>
      <w:r w:rsidRPr="005C1E65">
        <w:rPr>
          <w:rFonts w:hint="eastAsia"/>
          <w:b/>
          <w:sz w:val="32"/>
        </w:rPr>
        <w:lastRenderedPageBreak/>
        <w:t>第四章</w:t>
      </w:r>
      <w:r w:rsidRPr="005C1E65">
        <w:rPr>
          <w:rFonts w:hint="eastAsia"/>
          <w:b/>
          <w:sz w:val="32"/>
        </w:rPr>
        <w:t xml:space="preserve"> </w:t>
      </w:r>
      <w:r w:rsidRPr="005C1E65">
        <w:rPr>
          <w:rFonts w:hint="eastAsia"/>
          <w:b/>
          <w:sz w:val="32"/>
        </w:rPr>
        <w:t>实验设计</w:t>
      </w:r>
      <w:r w:rsidRPr="005C1E65">
        <w:rPr>
          <w:b/>
          <w:sz w:val="32"/>
        </w:rPr>
        <w:t>与结果分析</w:t>
      </w:r>
    </w:p>
    <w:p w14:paraId="1277CA09" w14:textId="1AAB8DE7" w:rsidR="00480FE4" w:rsidRPr="005C1E65" w:rsidRDefault="00480FE4" w:rsidP="00480FE4">
      <w:pPr>
        <w:spacing w:line="400" w:lineRule="exact"/>
        <w:ind w:firstLine="510"/>
        <w:rPr>
          <w:rFonts w:ascii="宋体" w:hAnsi="宋体"/>
          <w:sz w:val="24"/>
          <w:szCs w:val="24"/>
        </w:rPr>
      </w:pPr>
      <w:r w:rsidRPr="00480FE4">
        <w:rPr>
          <w:rFonts w:ascii="宋体" w:hAnsi="宋体" w:hint="eastAsia"/>
          <w:sz w:val="24"/>
          <w:szCs w:val="24"/>
        </w:rPr>
        <w:t>本章将对本本提出的高效检索方案进行仿真实现，并分别对单链检索</w:t>
      </w:r>
      <w:proofErr w:type="gramStart"/>
      <w:r w:rsidRPr="00480FE4">
        <w:rPr>
          <w:rFonts w:ascii="宋体" w:hAnsi="宋体" w:hint="eastAsia"/>
          <w:sz w:val="24"/>
          <w:szCs w:val="24"/>
        </w:rPr>
        <w:t>和跨链检索</w:t>
      </w:r>
      <w:proofErr w:type="gramEnd"/>
      <w:r w:rsidRPr="00480FE4">
        <w:rPr>
          <w:rFonts w:ascii="宋体" w:hAnsi="宋体" w:hint="eastAsia"/>
          <w:sz w:val="24"/>
          <w:szCs w:val="24"/>
        </w:rPr>
        <w:t>两个模块从检索的响应时间、准确性、完整性和安全性等方面进行全面评估，通过设计多组对照试验来验证本方案的可行性，并通过与其他类似方案的对比来体现本方案的优越性。</w:t>
      </w:r>
    </w:p>
    <w:p w14:paraId="233BB6E6" w14:textId="064BD8EB" w:rsidR="005C1E65" w:rsidRDefault="005C1E65" w:rsidP="00480FE4">
      <w:pPr>
        <w:rPr>
          <w:b/>
          <w:sz w:val="28"/>
        </w:rPr>
      </w:pPr>
      <w:r w:rsidRPr="005C1E65">
        <w:rPr>
          <w:b/>
          <w:sz w:val="28"/>
        </w:rPr>
        <w:t xml:space="preserve">4.1 </w:t>
      </w:r>
      <w:r w:rsidRPr="005C1E65">
        <w:rPr>
          <w:rFonts w:hint="eastAsia"/>
          <w:b/>
          <w:sz w:val="28"/>
        </w:rPr>
        <w:t>实验</w:t>
      </w:r>
      <w:r w:rsidRPr="005C1E65">
        <w:rPr>
          <w:b/>
          <w:sz w:val="28"/>
        </w:rPr>
        <w:t>环境配置</w:t>
      </w:r>
    </w:p>
    <w:p w14:paraId="26CD6A6B" w14:textId="6DC02535" w:rsidR="00414B22" w:rsidRPr="00907FB8" w:rsidRDefault="00414B22" w:rsidP="00907FB8">
      <w:pPr>
        <w:spacing w:line="400" w:lineRule="exact"/>
        <w:ind w:firstLine="510"/>
        <w:rPr>
          <w:rFonts w:ascii="宋体" w:hAnsi="宋体"/>
          <w:sz w:val="24"/>
          <w:szCs w:val="24"/>
        </w:rPr>
      </w:pPr>
      <w:r w:rsidRPr="00907FB8">
        <w:rPr>
          <w:rFonts w:ascii="宋体" w:hAnsi="宋体" w:hint="eastAsia"/>
          <w:sz w:val="24"/>
          <w:szCs w:val="24"/>
        </w:rPr>
        <w:t>实验平台</w:t>
      </w:r>
      <w:r w:rsidRPr="00907FB8">
        <w:rPr>
          <w:rFonts w:ascii="宋体" w:hAnsi="宋体"/>
          <w:sz w:val="24"/>
          <w:szCs w:val="24"/>
        </w:rPr>
        <w:t>和测试</w:t>
      </w:r>
      <w:r w:rsidRPr="00907FB8">
        <w:rPr>
          <w:rFonts w:ascii="宋体" w:hAnsi="宋体" w:hint="eastAsia"/>
          <w:sz w:val="24"/>
          <w:szCs w:val="24"/>
        </w:rPr>
        <w:t>软</w:t>
      </w:r>
      <w:r w:rsidRPr="00907FB8">
        <w:rPr>
          <w:rFonts w:ascii="宋体" w:hAnsi="宋体"/>
          <w:sz w:val="24"/>
          <w:szCs w:val="24"/>
        </w:rPr>
        <w:t>硬件环境</w:t>
      </w:r>
      <w:r w:rsidRPr="00907FB8">
        <w:rPr>
          <w:rFonts w:ascii="宋体" w:hAnsi="宋体" w:hint="eastAsia"/>
          <w:sz w:val="24"/>
          <w:szCs w:val="24"/>
        </w:rPr>
        <w:t>：我</w:t>
      </w:r>
      <w:r w:rsidRPr="00907FB8">
        <w:rPr>
          <w:rFonts w:ascii="宋体" w:hAnsi="宋体"/>
          <w:sz w:val="24"/>
          <w:szCs w:val="24"/>
        </w:rPr>
        <w:t>们</w:t>
      </w:r>
      <w:r w:rsidRPr="00907FB8">
        <w:rPr>
          <w:rFonts w:ascii="宋体" w:hAnsi="宋体" w:hint="eastAsia"/>
          <w:sz w:val="24"/>
          <w:szCs w:val="24"/>
        </w:rPr>
        <w:t>的</w:t>
      </w:r>
      <w:r w:rsidRPr="00907FB8">
        <w:rPr>
          <w:rFonts w:ascii="宋体" w:hAnsi="宋体"/>
          <w:sz w:val="24"/>
          <w:szCs w:val="24"/>
        </w:rPr>
        <w:t>实验运行在</w:t>
      </w:r>
      <w:r w:rsidRPr="00907FB8">
        <w:rPr>
          <w:rFonts w:ascii="宋体" w:hAnsi="宋体" w:hint="eastAsia"/>
          <w:sz w:val="24"/>
          <w:szCs w:val="24"/>
        </w:rPr>
        <w:t>64位</w:t>
      </w:r>
      <w:r w:rsidRPr="00907FB8">
        <w:rPr>
          <w:rFonts w:ascii="宋体" w:hAnsi="宋体"/>
          <w:sz w:val="24"/>
          <w:szCs w:val="24"/>
        </w:rPr>
        <w:t>的</w:t>
      </w:r>
      <w:r w:rsidRPr="00907FB8">
        <w:rPr>
          <w:rFonts w:ascii="宋体" w:hAnsi="宋体" w:hint="eastAsia"/>
          <w:sz w:val="24"/>
          <w:szCs w:val="24"/>
        </w:rPr>
        <w:t>Linux</w:t>
      </w:r>
      <w:r w:rsidRPr="00907FB8">
        <w:rPr>
          <w:rFonts w:ascii="宋体" w:hAnsi="宋体"/>
          <w:sz w:val="24"/>
          <w:szCs w:val="24"/>
        </w:rPr>
        <w:t xml:space="preserve"> </w:t>
      </w:r>
      <w:r w:rsidRPr="00907FB8">
        <w:rPr>
          <w:rFonts w:ascii="宋体" w:hAnsi="宋体" w:hint="eastAsia"/>
          <w:sz w:val="24"/>
          <w:szCs w:val="24"/>
        </w:rPr>
        <w:t>服务器</w:t>
      </w:r>
      <w:r w:rsidRPr="00907FB8">
        <w:rPr>
          <w:rFonts w:ascii="宋体" w:hAnsi="宋体"/>
          <w:sz w:val="24"/>
          <w:szCs w:val="24"/>
        </w:rPr>
        <w:t>中</w:t>
      </w:r>
      <w:r w:rsidRPr="00907FB8">
        <w:rPr>
          <w:rFonts w:ascii="宋体" w:hAnsi="宋体" w:hint="eastAsia"/>
          <w:sz w:val="24"/>
          <w:szCs w:val="24"/>
        </w:rPr>
        <w:t>(</w:t>
      </w:r>
      <w:r w:rsidRPr="00907FB8">
        <w:rPr>
          <w:rFonts w:ascii="宋体" w:hAnsi="宋体"/>
          <w:sz w:val="24"/>
          <w:szCs w:val="24"/>
        </w:rPr>
        <w:t>Ubuntu 16.04</w:t>
      </w:r>
      <w:r w:rsidRPr="00907FB8">
        <w:rPr>
          <w:rFonts w:ascii="宋体" w:hAnsi="宋体" w:hint="eastAsia"/>
          <w:sz w:val="24"/>
          <w:szCs w:val="24"/>
        </w:rPr>
        <w:t>)，I</w:t>
      </w:r>
      <w:r w:rsidRPr="00907FB8">
        <w:rPr>
          <w:rFonts w:ascii="宋体" w:hAnsi="宋体"/>
          <w:sz w:val="24"/>
          <w:szCs w:val="24"/>
        </w:rPr>
        <w:t>ntel core i7-7700CPU</w:t>
      </w:r>
      <w:r w:rsidRPr="00907FB8">
        <w:rPr>
          <w:rFonts w:ascii="宋体" w:hAnsi="宋体" w:hint="eastAsia"/>
          <w:sz w:val="24"/>
          <w:szCs w:val="24"/>
        </w:rPr>
        <w:t>和16GB内存</w:t>
      </w:r>
      <w:r w:rsidRPr="00907FB8">
        <w:rPr>
          <w:rFonts w:ascii="宋体" w:hAnsi="宋体"/>
          <w:sz w:val="24"/>
          <w:szCs w:val="24"/>
        </w:rPr>
        <w:t>，我们选取的平台是以太坊的</w:t>
      </w:r>
      <w:proofErr w:type="spellStart"/>
      <w:r w:rsidRPr="00907FB8">
        <w:rPr>
          <w:rFonts w:ascii="宋体" w:hAnsi="宋体"/>
          <w:sz w:val="24"/>
          <w:szCs w:val="24"/>
        </w:rPr>
        <w:t>golang</w:t>
      </w:r>
      <w:proofErr w:type="spellEnd"/>
      <w:r w:rsidRPr="00907FB8">
        <w:rPr>
          <w:rFonts w:ascii="宋体" w:hAnsi="宋体" w:hint="eastAsia"/>
          <w:sz w:val="24"/>
          <w:szCs w:val="24"/>
        </w:rPr>
        <w:t>客户端geth1.8。</w:t>
      </w:r>
    </w:p>
    <w:p w14:paraId="02543FF9" w14:textId="1A6818CD" w:rsidR="00414B22" w:rsidRDefault="00414B22" w:rsidP="00480FE4">
      <w:pPr>
        <w:rPr>
          <w:b/>
          <w:sz w:val="28"/>
        </w:rPr>
      </w:pPr>
      <w:r>
        <w:rPr>
          <w:rFonts w:hint="eastAsia"/>
          <w:b/>
          <w:sz w:val="28"/>
        </w:rPr>
        <w:t>4.2</w:t>
      </w:r>
      <w:r>
        <w:rPr>
          <w:b/>
          <w:sz w:val="28"/>
        </w:rPr>
        <w:t xml:space="preserve"> </w:t>
      </w:r>
      <w:r>
        <w:rPr>
          <w:rFonts w:hint="eastAsia"/>
          <w:b/>
          <w:sz w:val="28"/>
        </w:rPr>
        <w:t>实验数据集</w:t>
      </w:r>
    </w:p>
    <w:p w14:paraId="52692D60" w14:textId="7AB564E5" w:rsidR="00414B22" w:rsidRPr="00907FB8" w:rsidRDefault="00414B22" w:rsidP="00907FB8">
      <w:pPr>
        <w:spacing w:line="400" w:lineRule="exact"/>
        <w:ind w:firstLine="510"/>
        <w:rPr>
          <w:rFonts w:ascii="宋体" w:hAnsi="宋体"/>
          <w:sz w:val="24"/>
          <w:szCs w:val="24"/>
        </w:rPr>
      </w:pPr>
      <w:r w:rsidRPr="00907FB8">
        <w:rPr>
          <w:rFonts w:ascii="宋体" w:hAnsi="宋体" w:hint="eastAsia"/>
          <w:sz w:val="24"/>
          <w:szCs w:val="24"/>
        </w:rPr>
        <w:t>为了全面且准确地评估本文所提方案的检索效率、检索能力和安全性，我们的实验采用了</w:t>
      </w:r>
      <w:r w:rsidR="004040D9" w:rsidRPr="00907FB8">
        <w:rPr>
          <w:rFonts w:ascii="宋体" w:hAnsi="宋体" w:hint="eastAsia"/>
          <w:sz w:val="24"/>
          <w:szCs w:val="24"/>
        </w:rPr>
        <w:t>多</w:t>
      </w:r>
      <w:r w:rsidRPr="00907FB8">
        <w:rPr>
          <w:rFonts w:ascii="宋体" w:hAnsi="宋体" w:hint="eastAsia"/>
          <w:sz w:val="24"/>
          <w:szCs w:val="24"/>
        </w:rPr>
        <w:t>个不同领域的数据集对我们实现的系统进行了多组不同参数的实验测试</w:t>
      </w:r>
      <w:r w:rsidR="004040D9" w:rsidRPr="00907FB8">
        <w:rPr>
          <w:rFonts w:ascii="宋体" w:hAnsi="宋体" w:hint="eastAsia"/>
          <w:sz w:val="24"/>
          <w:szCs w:val="24"/>
        </w:rPr>
        <w:t>，其中针对单链检索</w:t>
      </w:r>
      <w:proofErr w:type="gramStart"/>
      <w:r w:rsidR="004040D9" w:rsidRPr="00907FB8">
        <w:rPr>
          <w:rFonts w:ascii="宋体" w:hAnsi="宋体" w:hint="eastAsia"/>
          <w:sz w:val="24"/>
          <w:szCs w:val="24"/>
        </w:rPr>
        <w:t>和跨链检索</w:t>
      </w:r>
      <w:proofErr w:type="gramEnd"/>
      <w:r w:rsidR="004040D9" w:rsidRPr="00907FB8">
        <w:rPr>
          <w:rFonts w:ascii="宋体" w:hAnsi="宋体" w:hint="eastAsia"/>
          <w:sz w:val="24"/>
          <w:szCs w:val="24"/>
        </w:rPr>
        <w:t>两个模块我们选用的不同的数据集进行测试，</w:t>
      </w:r>
      <w:r w:rsidRPr="00907FB8">
        <w:rPr>
          <w:rFonts w:ascii="宋体" w:hAnsi="宋体" w:hint="eastAsia"/>
          <w:sz w:val="24"/>
          <w:szCs w:val="24"/>
        </w:rPr>
        <w:t>本节将介绍我们实验中使用的数据集。</w:t>
      </w:r>
    </w:p>
    <w:p w14:paraId="5650A456" w14:textId="2ED49A6C" w:rsidR="00882635" w:rsidRPr="009A1E19" w:rsidRDefault="00882635" w:rsidP="00907FB8">
      <w:pPr>
        <w:spacing w:line="400" w:lineRule="exact"/>
        <w:ind w:firstLine="510"/>
        <w:rPr>
          <w:rFonts w:ascii="宋体" w:hAnsi="宋体"/>
          <w:b/>
          <w:bCs/>
          <w:sz w:val="24"/>
          <w:szCs w:val="24"/>
        </w:rPr>
      </w:pPr>
      <w:r w:rsidRPr="009A1E19">
        <w:rPr>
          <w:rFonts w:ascii="宋体" w:hAnsi="宋体" w:hint="eastAsia"/>
          <w:b/>
          <w:bCs/>
          <w:sz w:val="24"/>
          <w:szCs w:val="24"/>
        </w:rPr>
        <w:t>单链部分</w:t>
      </w:r>
    </w:p>
    <w:p w14:paraId="27FEA91F" w14:textId="5BA84624" w:rsidR="00414B22" w:rsidRPr="00907FB8" w:rsidRDefault="009A1E19" w:rsidP="00907FB8">
      <w:pPr>
        <w:spacing w:line="400" w:lineRule="exact"/>
        <w:ind w:firstLine="510"/>
        <w:rPr>
          <w:rFonts w:ascii="宋体" w:hAnsi="宋体"/>
          <w:sz w:val="24"/>
          <w:szCs w:val="24"/>
        </w:rPr>
      </w:pPr>
      <w:r>
        <w:rPr>
          <w:rFonts w:ascii="宋体" w:hAnsi="宋体" w:hint="eastAsia"/>
          <w:sz w:val="24"/>
          <w:szCs w:val="24"/>
        </w:rPr>
        <w:t>1.</w:t>
      </w:r>
      <w:r w:rsidR="00414B22" w:rsidRPr="00907FB8">
        <w:rPr>
          <w:rFonts w:ascii="宋体" w:hAnsi="宋体" w:hint="eastAsia"/>
          <w:sz w:val="24"/>
          <w:szCs w:val="24"/>
        </w:rPr>
        <w:t>亚马</w:t>
      </w:r>
      <w:proofErr w:type="gramStart"/>
      <w:r w:rsidR="00414B22" w:rsidRPr="00907FB8">
        <w:rPr>
          <w:rFonts w:ascii="宋体" w:hAnsi="宋体" w:hint="eastAsia"/>
          <w:sz w:val="24"/>
          <w:szCs w:val="24"/>
        </w:rPr>
        <w:t>逊音乐</w:t>
      </w:r>
      <w:proofErr w:type="gramEnd"/>
      <w:r w:rsidR="00414B22" w:rsidRPr="00907FB8">
        <w:rPr>
          <w:rFonts w:ascii="宋体" w:hAnsi="宋体"/>
          <w:sz w:val="24"/>
          <w:szCs w:val="24"/>
        </w:rPr>
        <w:t>标签数据集</w:t>
      </w:r>
      <w:r w:rsidR="00414B22" w:rsidRPr="00907FB8">
        <w:rPr>
          <w:rFonts w:ascii="宋体" w:hAnsi="宋体" w:hint="eastAsia"/>
          <w:sz w:val="24"/>
          <w:szCs w:val="24"/>
        </w:rPr>
        <w:t>(</w:t>
      </w:r>
      <w:r w:rsidR="00414B22" w:rsidRPr="00907FB8">
        <w:rPr>
          <w:rFonts w:ascii="宋体" w:hAnsi="宋体"/>
          <w:sz w:val="24"/>
          <w:szCs w:val="24"/>
        </w:rPr>
        <w:t>AM</w:t>
      </w:r>
      <w:r w:rsidR="00414B22" w:rsidRPr="00907FB8">
        <w:rPr>
          <w:rFonts w:ascii="宋体" w:hAnsi="宋体" w:hint="eastAsia"/>
          <w:sz w:val="24"/>
          <w:szCs w:val="24"/>
        </w:rPr>
        <w:t>)</w:t>
      </w:r>
    </w:p>
    <w:p w14:paraId="6FAADDA8" w14:textId="77777777" w:rsidR="00414B22" w:rsidRPr="00907FB8" w:rsidRDefault="00414B22" w:rsidP="00907FB8">
      <w:pPr>
        <w:spacing w:line="400" w:lineRule="exact"/>
        <w:ind w:firstLine="510"/>
        <w:rPr>
          <w:rFonts w:ascii="宋体" w:hAnsi="宋体"/>
          <w:sz w:val="24"/>
          <w:szCs w:val="24"/>
        </w:rPr>
      </w:pPr>
      <w:r w:rsidRPr="00907FB8">
        <w:rPr>
          <w:rFonts w:ascii="宋体" w:hAnsi="宋体" w:hint="eastAsia"/>
          <w:sz w:val="24"/>
          <w:szCs w:val="24"/>
        </w:rPr>
        <w:t>亚马</w:t>
      </w:r>
      <w:proofErr w:type="gramStart"/>
      <w:r w:rsidRPr="00907FB8">
        <w:rPr>
          <w:rFonts w:ascii="宋体" w:hAnsi="宋体" w:hint="eastAsia"/>
          <w:sz w:val="24"/>
          <w:szCs w:val="24"/>
        </w:rPr>
        <w:t>逊音乐</w:t>
      </w:r>
      <w:proofErr w:type="gramEnd"/>
      <w:r w:rsidRPr="00907FB8">
        <w:rPr>
          <w:rFonts w:ascii="宋体" w:hAnsi="宋体"/>
          <w:sz w:val="24"/>
          <w:szCs w:val="24"/>
        </w:rPr>
        <w:t>标签数据集是一个亚</w:t>
      </w:r>
      <w:proofErr w:type="gramStart"/>
      <w:r w:rsidRPr="00907FB8">
        <w:rPr>
          <w:rFonts w:ascii="宋体" w:hAnsi="宋体"/>
          <w:sz w:val="24"/>
          <w:szCs w:val="24"/>
        </w:rPr>
        <w:t>马逊</w:t>
      </w:r>
      <w:r w:rsidRPr="00907FB8">
        <w:rPr>
          <w:rFonts w:ascii="宋体" w:hAnsi="宋体" w:hint="eastAsia"/>
          <w:sz w:val="24"/>
          <w:szCs w:val="24"/>
        </w:rPr>
        <w:t>电商</w:t>
      </w:r>
      <w:proofErr w:type="gramEnd"/>
      <w:r w:rsidRPr="00907FB8">
        <w:rPr>
          <w:rFonts w:ascii="宋体" w:hAnsi="宋体" w:hint="eastAsia"/>
          <w:sz w:val="24"/>
          <w:szCs w:val="24"/>
        </w:rPr>
        <w:t>推进系统</w:t>
      </w:r>
      <w:r w:rsidRPr="00907FB8">
        <w:rPr>
          <w:rFonts w:ascii="宋体" w:hAnsi="宋体"/>
          <w:sz w:val="24"/>
          <w:szCs w:val="24"/>
        </w:rPr>
        <w:t>提供的一个关于</w:t>
      </w:r>
      <w:r w:rsidRPr="00907FB8">
        <w:rPr>
          <w:rFonts w:ascii="宋体" w:hAnsi="宋体" w:hint="eastAsia"/>
          <w:sz w:val="24"/>
          <w:szCs w:val="24"/>
        </w:rPr>
        <w:t xml:space="preserve">blues音乐 </w:t>
      </w:r>
      <w:r w:rsidRPr="00907FB8">
        <w:rPr>
          <w:rFonts w:ascii="宋体" w:hAnsi="宋体"/>
          <w:sz w:val="24"/>
          <w:szCs w:val="24"/>
        </w:rPr>
        <w:t>meta</w:t>
      </w:r>
      <w:r w:rsidRPr="00907FB8">
        <w:rPr>
          <w:rFonts w:ascii="宋体" w:hAnsi="宋体" w:hint="eastAsia"/>
          <w:sz w:val="24"/>
          <w:szCs w:val="24"/>
        </w:rPr>
        <w:t>信息</w:t>
      </w:r>
      <w:r w:rsidRPr="00907FB8">
        <w:rPr>
          <w:rFonts w:ascii="宋体" w:hAnsi="宋体"/>
          <w:sz w:val="24"/>
          <w:szCs w:val="24"/>
        </w:rPr>
        <w:t>的公开数据集</w:t>
      </w:r>
      <w:r w:rsidRPr="00907FB8">
        <w:rPr>
          <w:rFonts w:ascii="宋体" w:hAnsi="宋体" w:hint="eastAsia"/>
          <w:sz w:val="24"/>
          <w:szCs w:val="24"/>
        </w:rPr>
        <w:t>，</w:t>
      </w:r>
      <w:r w:rsidRPr="00907FB8">
        <w:rPr>
          <w:rFonts w:ascii="宋体" w:hAnsi="宋体"/>
          <w:sz w:val="24"/>
          <w:szCs w:val="24"/>
        </w:rPr>
        <w:t>包含大约</w:t>
      </w:r>
      <w:r w:rsidRPr="00907FB8">
        <w:rPr>
          <w:rFonts w:ascii="宋体" w:hAnsi="宋体" w:hint="eastAsia"/>
          <w:sz w:val="24"/>
          <w:szCs w:val="24"/>
        </w:rPr>
        <w:t>305KB的meta数据和对应的35MB的</w:t>
      </w:r>
      <w:r w:rsidRPr="00907FB8">
        <w:rPr>
          <w:rFonts w:ascii="宋体" w:hAnsi="宋体"/>
          <w:sz w:val="24"/>
          <w:szCs w:val="24"/>
        </w:rPr>
        <w:t>音乐</w:t>
      </w:r>
      <w:r w:rsidRPr="00907FB8">
        <w:rPr>
          <w:rFonts w:ascii="宋体" w:hAnsi="宋体" w:hint="eastAsia"/>
          <w:sz w:val="24"/>
          <w:szCs w:val="24"/>
        </w:rPr>
        <w:t>信息</w:t>
      </w:r>
      <w:r w:rsidRPr="00907FB8">
        <w:rPr>
          <w:rFonts w:ascii="宋体" w:hAnsi="宋体"/>
          <w:sz w:val="24"/>
          <w:szCs w:val="24"/>
        </w:rPr>
        <w:t>数据，</w:t>
      </w:r>
      <w:r w:rsidRPr="00907FB8">
        <w:rPr>
          <w:rFonts w:ascii="宋体" w:hAnsi="宋体" w:hint="eastAsia"/>
          <w:sz w:val="24"/>
          <w:szCs w:val="24"/>
        </w:rPr>
        <w:t>meta数据采</w:t>
      </w:r>
      <w:r w:rsidRPr="00907FB8">
        <w:rPr>
          <w:rFonts w:ascii="宋体" w:hAnsi="宋体"/>
          <w:sz w:val="24"/>
          <w:szCs w:val="24"/>
        </w:rPr>
        <w:t>用</w:t>
      </w:r>
      <w:r w:rsidRPr="00907FB8">
        <w:rPr>
          <w:rFonts w:ascii="宋体" w:hAnsi="宋体" w:hint="eastAsia"/>
          <w:sz w:val="24"/>
          <w:szCs w:val="24"/>
        </w:rPr>
        <w:t>json格式描述</w:t>
      </w:r>
      <w:r w:rsidRPr="00907FB8">
        <w:rPr>
          <w:rFonts w:ascii="宋体" w:hAnsi="宋体"/>
          <w:sz w:val="24"/>
          <w:szCs w:val="24"/>
        </w:rPr>
        <w:t>。</w:t>
      </w:r>
    </w:p>
    <w:p w14:paraId="0906563E" w14:textId="12F6E35D" w:rsidR="00414B22" w:rsidRPr="00907FB8" w:rsidRDefault="009A1E19" w:rsidP="00907FB8">
      <w:pPr>
        <w:spacing w:line="400" w:lineRule="exact"/>
        <w:ind w:firstLine="510"/>
        <w:rPr>
          <w:rFonts w:ascii="宋体" w:hAnsi="宋体"/>
          <w:sz w:val="24"/>
          <w:szCs w:val="24"/>
        </w:rPr>
      </w:pPr>
      <w:r>
        <w:rPr>
          <w:rFonts w:ascii="宋体" w:hAnsi="宋体" w:hint="eastAsia"/>
          <w:sz w:val="24"/>
          <w:szCs w:val="24"/>
        </w:rPr>
        <w:t>2.</w:t>
      </w:r>
      <w:r w:rsidR="00414B22" w:rsidRPr="00907FB8">
        <w:rPr>
          <w:rFonts w:ascii="宋体" w:hAnsi="宋体" w:hint="eastAsia"/>
          <w:sz w:val="24"/>
          <w:szCs w:val="24"/>
        </w:rPr>
        <w:t>steam</w:t>
      </w:r>
      <w:r w:rsidR="00414B22" w:rsidRPr="00907FB8">
        <w:rPr>
          <w:rFonts w:ascii="宋体" w:hAnsi="宋体"/>
          <w:sz w:val="24"/>
          <w:szCs w:val="24"/>
        </w:rPr>
        <w:t xml:space="preserve"> bundle </w:t>
      </w:r>
      <w:r w:rsidR="00414B22" w:rsidRPr="00907FB8">
        <w:rPr>
          <w:rFonts w:ascii="宋体" w:hAnsi="宋体" w:hint="eastAsia"/>
          <w:sz w:val="24"/>
          <w:szCs w:val="24"/>
        </w:rPr>
        <w:t>数据集(</w:t>
      </w:r>
      <w:r w:rsidR="00414B22" w:rsidRPr="00907FB8">
        <w:rPr>
          <w:rFonts w:ascii="宋体" w:hAnsi="宋体"/>
          <w:sz w:val="24"/>
          <w:szCs w:val="24"/>
        </w:rPr>
        <w:t>SB</w:t>
      </w:r>
      <w:r w:rsidR="00414B22" w:rsidRPr="00907FB8">
        <w:rPr>
          <w:rFonts w:ascii="宋体" w:hAnsi="宋体" w:hint="eastAsia"/>
          <w:sz w:val="24"/>
          <w:szCs w:val="24"/>
        </w:rPr>
        <w:t>)</w:t>
      </w:r>
    </w:p>
    <w:p w14:paraId="532744B1" w14:textId="77777777" w:rsidR="00414B22" w:rsidRPr="00907FB8" w:rsidRDefault="00414B22" w:rsidP="00907FB8">
      <w:pPr>
        <w:spacing w:line="400" w:lineRule="exact"/>
        <w:ind w:firstLine="510"/>
        <w:rPr>
          <w:rFonts w:ascii="宋体" w:hAnsi="宋体"/>
          <w:sz w:val="24"/>
          <w:szCs w:val="24"/>
        </w:rPr>
      </w:pPr>
      <w:r w:rsidRPr="00907FB8">
        <w:rPr>
          <w:rFonts w:ascii="宋体" w:hAnsi="宋体" w:hint="eastAsia"/>
          <w:sz w:val="24"/>
          <w:szCs w:val="24"/>
        </w:rPr>
        <w:t>steam</w:t>
      </w:r>
      <w:r w:rsidRPr="00907FB8">
        <w:rPr>
          <w:rFonts w:ascii="宋体" w:hAnsi="宋体"/>
          <w:sz w:val="24"/>
          <w:szCs w:val="24"/>
        </w:rPr>
        <w:t xml:space="preserve"> bundle </w:t>
      </w:r>
      <w:r w:rsidRPr="00907FB8">
        <w:rPr>
          <w:rFonts w:ascii="宋体" w:hAnsi="宋体" w:hint="eastAsia"/>
          <w:sz w:val="24"/>
          <w:szCs w:val="24"/>
        </w:rPr>
        <w:t>数据集是steam游戏平台提供</w:t>
      </w:r>
      <w:r w:rsidRPr="00907FB8">
        <w:rPr>
          <w:rFonts w:ascii="宋体" w:hAnsi="宋体"/>
          <w:sz w:val="24"/>
          <w:szCs w:val="24"/>
        </w:rPr>
        <w:t>的一个用户</w:t>
      </w:r>
      <w:r w:rsidRPr="00907FB8">
        <w:rPr>
          <w:rFonts w:ascii="宋体" w:hAnsi="宋体" w:hint="eastAsia"/>
          <w:sz w:val="24"/>
          <w:szCs w:val="24"/>
        </w:rPr>
        <w:t>行</w:t>
      </w:r>
      <w:r w:rsidRPr="00907FB8">
        <w:rPr>
          <w:rFonts w:ascii="宋体" w:hAnsi="宋体"/>
          <w:sz w:val="24"/>
          <w:szCs w:val="24"/>
        </w:rPr>
        <w:t>数据集，</w:t>
      </w:r>
      <w:r w:rsidRPr="00907FB8">
        <w:rPr>
          <w:rFonts w:ascii="宋体" w:hAnsi="宋体" w:hint="eastAsia"/>
          <w:sz w:val="24"/>
          <w:szCs w:val="24"/>
        </w:rPr>
        <w:t>包括user-</w:t>
      </w:r>
      <w:proofErr w:type="spellStart"/>
      <w:r w:rsidRPr="00907FB8">
        <w:rPr>
          <w:rFonts w:ascii="宋体" w:hAnsi="宋体" w:hint="eastAsia"/>
          <w:sz w:val="24"/>
          <w:szCs w:val="24"/>
        </w:rPr>
        <w:t>id,game</w:t>
      </w:r>
      <w:proofErr w:type="spellEnd"/>
      <w:r w:rsidRPr="00907FB8">
        <w:rPr>
          <w:rFonts w:ascii="宋体" w:hAnsi="宋体" w:hint="eastAsia"/>
          <w:sz w:val="24"/>
          <w:szCs w:val="24"/>
        </w:rPr>
        <w:t>-</w:t>
      </w:r>
      <w:proofErr w:type="spellStart"/>
      <w:r w:rsidRPr="00907FB8">
        <w:rPr>
          <w:rFonts w:ascii="宋体" w:hAnsi="宋体" w:hint="eastAsia"/>
          <w:sz w:val="24"/>
          <w:szCs w:val="24"/>
        </w:rPr>
        <w:t>title,</w:t>
      </w:r>
      <w:r w:rsidRPr="00907FB8">
        <w:rPr>
          <w:rFonts w:ascii="宋体" w:hAnsi="宋体"/>
          <w:sz w:val="24"/>
          <w:szCs w:val="24"/>
        </w:rPr>
        <w:t>bundle</w:t>
      </w:r>
      <w:proofErr w:type="spellEnd"/>
      <w:r w:rsidRPr="00907FB8">
        <w:rPr>
          <w:rFonts w:ascii="宋体" w:hAnsi="宋体"/>
          <w:sz w:val="24"/>
          <w:szCs w:val="24"/>
        </w:rPr>
        <w:t>-name</w:t>
      </w:r>
      <w:r w:rsidRPr="00907FB8">
        <w:rPr>
          <w:rFonts w:ascii="宋体" w:hAnsi="宋体" w:hint="eastAsia"/>
          <w:sz w:val="24"/>
          <w:szCs w:val="24"/>
        </w:rPr>
        <w:t>和value，我们</w:t>
      </w:r>
      <w:r w:rsidRPr="00907FB8">
        <w:rPr>
          <w:rFonts w:ascii="宋体" w:hAnsi="宋体"/>
          <w:sz w:val="24"/>
          <w:szCs w:val="24"/>
        </w:rPr>
        <w:t>使用该数据集进行范围查询的测试。</w:t>
      </w:r>
    </w:p>
    <w:p w14:paraId="24830EAC" w14:textId="71CC46D3" w:rsidR="00414B22" w:rsidRPr="00907FB8" w:rsidRDefault="009A1E19" w:rsidP="00907FB8">
      <w:pPr>
        <w:spacing w:line="400" w:lineRule="exact"/>
        <w:ind w:firstLine="510"/>
        <w:rPr>
          <w:rFonts w:ascii="宋体" w:hAnsi="宋体"/>
          <w:sz w:val="24"/>
          <w:szCs w:val="24"/>
        </w:rPr>
      </w:pPr>
      <w:r>
        <w:rPr>
          <w:rFonts w:ascii="宋体" w:hAnsi="宋体" w:hint="eastAsia"/>
          <w:sz w:val="24"/>
          <w:szCs w:val="24"/>
        </w:rPr>
        <w:t>3.</w:t>
      </w:r>
      <w:r w:rsidR="00414B22" w:rsidRPr="00907FB8">
        <w:rPr>
          <w:rFonts w:ascii="宋体" w:hAnsi="宋体"/>
          <w:sz w:val="24"/>
          <w:szCs w:val="24"/>
        </w:rPr>
        <w:t>交通</w:t>
      </w:r>
      <w:r w:rsidR="00414B22" w:rsidRPr="00907FB8">
        <w:rPr>
          <w:rFonts w:ascii="宋体" w:hAnsi="宋体" w:hint="eastAsia"/>
          <w:sz w:val="24"/>
          <w:szCs w:val="24"/>
        </w:rPr>
        <w:t>情况</w:t>
      </w:r>
      <w:r w:rsidR="00414B22" w:rsidRPr="00907FB8">
        <w:rPr>
          <w:rFonts w:ascii="宋体" w:hAnsi="宋体"/>
          <w:sz w:val="24"/>
          <w:szCs w:val="24"/>
        </w:rPr>
        <w:t>数据集</w:t>
      </w:r>
      <w:r w:rsidR="00414B22" w:rsidRPr="00907FB8">
        <w:rPr>
          <w:rFonts w:ascii="宋体" w:hAnsi="宋体" w:hint="eastAsia"/>
          <w:sz w:val="24"/>
          <w:szCs w:val="24"/>
        </w:rPr>
        <w:t>(</w:t>
      </w:r>
      <w:r w:rsidR="00414B22" w:rsidRPr="00907FB8">
        <w:rPr>
          <w:rFonts w:ascii="宋体" w:hAnsi="宋体"/>
          <w:sz w:val="24"/>
          <w:szCs w:val="24"/>
        </w:rPr>
        <w:t>taxi</w:t>
      </w:r>
      <w:r w:rsidR="00414B22" w:rsidRPr="00907FB8">
        <w:rPr>
          <w:rFonts w:ascii="宋体" w:hAnsi="宋体" w:hint="eastAsia"/>
          <w:sz w:val="24"/>
          <w:szCs w:val="24"/>
        </w:rPr>
        <w:t>)</w:t>
      </w:r>
    </w:p>
    <w:p w14:paraId="038F6C60" w14:textId="44C5F75A" w:rsidR="00882635" w:rsidRPr="00907FB8" w:rsidRDefault="00414B22" w:rsidP="009A1E19">
      <w:pPr>
        <w:spacing w:line="400" w:lineRule="exact"/>
        <w:ind w:firstLine="510"/>
        <w:rPr>
          <w:rFonts w:ascii="宋体" w:hAnsi="宋体"/>
          <w:sz w:val="24"/>
          <w:szCs w:val="24"/>
        </w:rPr>
      </w:pPr>
      <w:r w:rsidRPr="00907FB8">
        <w:rPr>
          <w:rFonts w:ascii="宋体" w:hAnsi="宋体"/>
          <w:sz w:val="24"/>
          <w:szCs w:val="24"/>
        </w:rPr>
        <w:t>交通</w:t>
      </w:r>
      <w:r w:rsidRPr="00907FB8">
        <w:rPr>
          <w:rFonts w:ascii="宋体" w:hAnsi="宋体" w:hint="eastAsia"/>
          <w:sz w:val="24"/>
          <w:szCs w:val="24"/>
        </w:rPr>
        <w:t>情况</w:t>
      </w:r>
      <w:r w:rsidRPr="00907FB8">
        <w:rPr>
          <w:rFonts w:ascii="宋体" w:hAnsi="宋体"/>
          <w:sz w:val="24"/>
          <w:szCs w:val="24"/>
        </w:rPr>
        <w:t>数据集是</w:t>
      </w:r>
      <w:r w:rsidRPr="00907FB8">
        <w:rPr>
          <w:rFonts w:ascii="宋体" w:hAnsi="宋体" w:hint="eastAsia"/>
          <w:sz w:val="24"/>
          <w:szCs w:val="24"/>
        </w:rPr>
        <w:t>香港</w:t>
      </w:r>
      <w:r w:rsidRPr="00907FB8">
        <w:rPr>
          <w:rFonts w:ascii="宋体" w:hAnsi="宋体"/>
          <w:sz w:val="24"/>
          <w:szCs w:val="24"/>
        </w:rPr>
        <w:t>大学提供的一个</w:t>
      </w:r>
      <w:r w:rsidRPr="00907FB8">
        <w:rPr>
          <w:rFonts w:ascii="宋体" w:hAnsi="宋体" w:hint="eastAsia"/>
          <w:sz w:val="24"/>
          <w:szCs w:val="24"/>
        </w:rPr>
        <w:t>公开的数据</w:t>
      </w:r>
      <w:r w:rsidRPr="00907FB8">
        <w:rPr>
          <w:rFonts w:ascii="宋体" w:hAnsi="宋体"/>
          <w:sz w:val="24"/>
          <w:szCs w:val="24"/>
        </w:rPr>
        <w:t>集，包括</w:t>
      </w:r>
      <w:r w:rsidRPr="00907FB8">
        <w:rPr>
          <w:rFonts w:ascii="宋体" w:hAnsi="宋体" w:hint="eastAsia"/>
          <w:sz w:val="24"/>
          <w:szCs w:val="24"/>
        </w:rPr>
        <w:t>四个城市罗马</w:t>
      </w:r>
      <w:r w:rsidRPr="00907FB8">
        <w:rPr>
          <w:rFonts w:ascii="宋体" w:hAnsi="宋体"/>
          <w:sz w:val="24"/>
          <w:szCs w:val="24"/>
        </w:rPr>
        <w:t>、上海、</w:t>
      </w:r>
      <w:r w:rsidRPr="00907FB8">
        <w:rPr>
          <w:rFonts w:ascii="宋体" w:hAnsi="宋体" w:hint="eastAsia"/>
          <w:sz w:val="24"/>
          <w:szCs w:val="24"/>
        </w:rPr>
        <w:t>博洛尼亚</w:t>
      </w:r>
      <w:r w:rsidRPr="00907FB8">
        <w:rPr>
          <w:rFonts w:ascii="宋体" w:hAnsi="宋体"/>
          <w:sz w:val="24"/>
          <w:szCs w:val="24"/>
        </w:rPr>
        <w:t>和科隆的</w:t>
      </w:r>
      <w:r w:rsidRPr="00907FB8">
        <w:rPr>
          <w:rFonts w:ascii="宋体" w:hAnsi="宋体" w:hint="eastAsia"/>
          <w:sz w:val="24"/>
          <w:szCs w:val="24"/>
        </w:rPr>
        <w:t>4000辆出租车24小时</w:t>
      </w:r>
      <w:r w:rsidRPr="00907FB8">
        <w:rPr>
          <w:rFonts w:ascii="宋体" w:hAnsi="宋体"/>
          <w:sz w:val="24"/>
          <w:szCs w:val="24"/>
        </w:rPr>
        <w:t>的</w:t>
      </w:r>
      <w:r w:rsidRPr="00907FB8">
        <w:rPr>
          <w:rFonts w:ascii="宋体" w:hAnsi="宋体" w:hint="eastAsia"/>
          <w:sz w:val="24"/>
          <w:szCs w:val="24"/>
        </w:rPr>
        <w:t>行驶</w:t>
      </w:r>
      <w:r w:rsidRPr="00907FB8">
        <w:rPr>
          <w:rFonts w:ascii="宋体" w:hAnsi="宋体"/>
          <w:sz w:val="24"/>
          <w:szCs w:val="24"/>
        </w:rPr>
        <w:t>数据，</w:t>
      </w:r>
      <w:r w:rsidRPr="00907FB8">
        <w:rPr>
          <w:rFonts w:ascii="宋体" w:hAnsi="宋体" w:hint="eastAsia"/>
          <w:sz w:val="24"/>
          <w:szCs w:val="24"/>
        </w:rPr>
        <w:t>车辆</w:t>
      </w:r>
      <w:r w:rsidRPr="00907FB8">
        <w:rPr>
          <w:rFonts w:ascii="宋体" w:hAnsi="宋体"/>
          <w:sz w:val="24"/>
          <w:szCs w:val="24"/>
        </w:rPr>
        <w:t>的</w:t>
      </w:r>
      <w:r w:rsidRPr="00907FB8">
        <w:rPr>
          <w:rFonts w:ascii="宋体" w:hAnsi="宋体" w:hint="eastAsia"/>
          <w:sz w:val="24"/>
          <w:szCs w:val="24"/>
        </w:rPr>
        <w:t>行驶</w:t>
      </w:r>
      <w:r w:rsidRPr="00907FB8">
        <w:rPr>
          <w:rFonts w:ascii="宋体" w:hAnsi="宋体"/>
          <w:sz w:val="24"/>
          <w:szCs w:val="24"/>
        </w:rPr>
        <w:t>数据</w:t>
      </w:r>
      <w:r w:rsidRPr="00907FB8">
        <w:rPr>
          <w:rFonts w:ascii="宋体" w:hAnsi="宋体" w:hint="eastAsia"/>
          <w:sz w:val="24"/>
          <w:szCs w:val="24"/>
        </w:rPr>
        <w:t>格式</w:t>
      </w:r>
      <w:r w:rsidRPr="00907FB8">
        <w:rPr>
          <w:rFonts w:ascii="宋体" w:hAnsi="宋体"/>
          <w:sz w:val="24"/>
          <w:szCs w:val="24"/>
        </w:rPr>
        <w:t>为</w:t>
      </w:r>
      <w:r w:rsidRPr="00907FB8">
        <w:rPr>
          <w:rFonts w:ascii="宋体" w:hAnsi="宋体" w:hint="eastAsia"/>
          <w:sz w:val="24"/>
          <w:szCs w:val="24"/>
        </w:rPr>
        <w:t>&lt;</w:t>
      </w:r>
      <w:proofErr w:type="spellStart"/>
      <w:r w:rsidRPr="00907FB8">
        <w:rPr>
          <w:rFonts w:ascii="宋体" w:hAnsi="宋体"/>
          <w:sz w:val="24"/>
          <w:szCs w:val="24"/>
        </w:rPr>
        <w:t>carID,time</w:t>
      </w:r>
      <w:proofErr w:type="spellEnd"/>
      <w:r w:rsidRPr="00907FB8">
        <w:rPr>
          <w:rFonts w:ascii="宋体" w:hAnsi="宋体"/>
          <w:sz w:val="24"/>
          <w:szCs w:val="24"/>
        </w:rPr>
        <w:t xml:space="preserve">, </w:t>
      </w:r>
      <w:proofErr w:type="spellStart"/>
      <w:r w:rsidRPr="00907FB8">
        <w:rPr>
          <w:rFonts w:ascii="宋体" w:hAnsi="宋体"/>
          <w:sz w:val="24"/>
          <w:szCs w:val="24"/>
        </w:rPr>
        <w:t>longitude&amp;latitude,speed,whether</w:t>
      </w:r>
      <w:proofErr w:type="spellEnd"/>
      <w:r w:rsidRPr="00907FB8">
        <w:rPr>
          <w:rFonts w:ascii="宋体" w:hAnsi="宋体"/>
          <w:sz w:val="24"/>
          <w:szCs w:val="24"/>
        </w:rPr>
        <w:t xml:space="preserve"> carry passenger</w:t>
      </w:r>
      <w:r w:rsidRPr="00907FB8">
        <w:rPr>
          <w:rFonts w:ascii="宋体" w:hAnsi="宋体" w:hint="eastAsia"/>
          <w:sz w:val="24"/>
          <w:szCs w:val="24"/>
        </w:rPr>
        <w:t>&gt;，因为</w:t>
      </w:r>
      <w:r w:rsidRPr="00907FB8">
        <w:rPr>
          <w:rFonts w:ascii="宋体" w:hAnsi="宋体"/>
          <w:sz w:val="24"/>
          <w:szCs w:val="24"/>
        </w:rPr>
        <w:t>我们的系统</w:t>
      </w:r>
      <w:r w:rsidRPr="00907FB8">
        <w:rPr>
          <w:rFonts w:ascii="宋体" w:hAnsi="宋体" w:hint="eastAsia"/>
          <w:sz w:val="24"/>
          <w:szCs w:val="24"/>
        </w:rPr>
        <w:t>共享的</w:t>
      </w:r>
      <w:r w:rsidRPr="00907FB8">
        <w:rPr>
          <w:rFonts w:ascii="宋体" w:hAnsi="宋体"/>
          <w:sz w:val="24"/>
          <w:szCs w:val="24"/>
        </w:rPr>
        <w:t>数据不仅是区块链相关的交易数据，</w:t>
      </w:r>
      <w:r w:rsidRPr="00907FB8">
        <w:rPr>
          <w:rFonts w:ascii="宋体" w:hAnsi="宋体" w:hint="eastAsia"/>
          <w:sz w:val="24"/>
          <w:szCs w:val="24"/>
        </w:rPr>
        <w:t>由于智慧城市的</w:t>
      </w:r>
      <w:r w:rsidRPr="00907FB8">
        <w:rPr>
          <w:rFonts w:ascii="宋体" w:hAnsi="宋体"/>
          <w:sz w:val="24"/>
          <w:szCs w:val="24"/>
        </w:rPr>
        <w:t>发展，未来区块链上存储的数据</w:t>
      </w:r>
      <w:r w:rsidRPr="00907FB8">
        <w:rPr>
          <w:rFonts w:ascii="宋体" w:hAnsi="宋体" w:hint="eastAsia"/>
          <w:sz w:val="24"/>
          <w:szCs w:val="24"/>
        </w:rPr>
        <w:t>可能</w:t>
      </w:r>
      <w:r w:rsidRPr="00907FB8">
        <w:rPr>
          <w:rFonts w:ascii="宋体" w:hAnsi="宋体"/>
          <w:sz w:val="24"/>
          <w:szCs w:val="24"/>
        </w:rPr>
        <w:t>来自于边缘</w:t>
      </w:r>
      <w:r w:rsidRPr="00907FB8">
        <w:rPr>
          <w:rFonts w:ascii="宋体" w:hAnsi="宋体" w:hint="eastAsia"/>
          <w:sz w:val="24"/>
          <w:szCs w:val="24"/>
        </w:rPr>
        <w:t>物联网</w:t>
      </w:r>
      <w:r w:rsidRPr="00907FB8">
        <w:rPr>
          <w:rFonts w:ascii="宋体" w:hAnsi="宋体"/>
          <w:sz w:val="24"/>
          <w:szCs w:val="24"/>
        </w:rPr>
        <w:t>设备提供</w:t>
      </w:r>
      <w:r w:rsidRPr="00907FB8">
        <w:rPr>
          <w:rFonts w:ascii="宋体" w:hAnsi="宋体" w:hint="eastAsia"/>
          <w:sz w:val="24"/>
          <w:szCs w:val="24"/>
        </w:rPr>
        <w:t>的</w:t>
      </w:r>
      <w:r w:rsidRPr="00907FB8">
        <w:rPr>
          <w:rFonts w:ascii="宋体" w:hAnsi="宋体"/>
          <w:sz w:val="24"/>
          <w:szCs w:val="24"/>
        </w:rPr>
        <w:t>相关数据，因此我们在测试性能</w:t>
      </w:r>
      <w:r w:rsidRPr="00907FB8">
        <w:rPr>
          <w:rFonts w:ascii="宋体" w:hAnsi="宋体" w:hint="eastAsia"/>
          <w:sz w:val="24"/>
          <w:szCs w:val="24"/>
        </w:rPr>
        <w:t>时</w:t>
      </w:r>
      <w:r w:rsidRPr="00907FB8">
        <w:rPr>
          <w:rFonts w:ascii="宋体" w:hAnsi="宋体"/>
          <w:sz w:val="24"/>
          <w:szCs w:val="24"/>
        </w:rPr>
        <w:t>考虑到了</w:t>
      </w:r>
      <w:r w:rsidRPr="00907FB8">
        <w:rPr>
          <w:rFonts w:ascii="宋体" w:hAnsi="宋体" w:hint="eastAsia"/>
          <w:sz w:val="24"/>
          <w:szCs w:val="24"/>
        </w:rPr>
        <w:t>未来</w:t>
      </w:r>
      <w:r w:rsidRPr="00907FB8">
        <w:rPr>
          <w:rFonts w:ascii="宋体" w:hAnsi="宋体"/>
          <w:sz w:val="24"/>
          <w:szCs w:val="24"/>
        </w:rPr>
        <w:t>的</w:t>
      </w:r>
      <w:r w:rsidRPr="00907FB8">
        <w:rPr>
          <w:rFonts w:ascii="宋体" w:hAnsi="宋体" w:hint="eastAsia"/>
          <w:sz w:val="24"/>
          <w:szCs w:val="24"/>
        </w:rPr>
        <w:t>数据共享需求</w:t>
      </w:r>
      <w:r w:rsidRPr="00907FB8">
        <w:rPr>
          <w:rFonts w:ascii="宋体" w:hAnsi="宋体"/>
          <w:sz w:val="24"/>
          <w:szCs w:val="24"/>
        </w:rPr>
        <w:t>。</w:t>
      </w:r>
    </w:p>
    <w:p w14:paraId="5663ADD4" w14:textId="1EE6ADBF" w:rsidR="00882635" w:rsidRPr="009A1E19" w:rsidRDefault="00882635" w:rsidP="00907FB8">
      <w:pPr>
        <w:spacing w:line="400" w:lineRule="exact"/>
        <w:ind w:firstLine="510"/>
        <w:rPr>
          <w:rFonts w:ascii="宋体" w:hAnsi="宋体"/>
          <w:b/>
          <w:bCs/>
          <w:sz w:val="24"/>
          <w:szCs w:val="24"/>
        </w:rPr>
      </w:pPr>
      <w:proofErr w:type="gramStart"/>
      <w:r w:rsidRPr="009A1E19">
        <w:rPr>
          <w:rFonts w:ascii="宋体" w:hAnsi="宋体" w:hint="eastAsia"/>
          <w:b/>
          <w:bCs/>
          <w:sz w:val="24"/>
          <w:szCs w:val="24"/>
        </w:rPr>
        <w:t>跨链部分</w:t>
      </w:r>
      <w:proofErr w:type="gramEnd"/>
    </w:p>
    <w:p w14:paraId="77843A88" w14:textId="6132C581" w:rsidR="00B25F7E" w:rsidRPr="00907FB8" w:rsidRDefault="00882635" w:rsidP="00907FB8">
      <w:pPr>
        <w:spacing w:line="400" w:lineRule="exact"/>
        <w:ind w:firstLine="510"/>
        <w:rPr>
          <w:rFonts w:ascii="宋体" w:hAnsi="宋体"/>
          <w:sz w:val="24"/>
          <w:szCs w:val="24"/>
        </w:rPr>
      </w:pPr>
      <w:proofErr w:type="gramStart"/>
      <w:r w:rsidRPr="00907FB8">
        <w:rPr>
          <w:rFonts w:ascii="宋体" w:hAnsi="宋体" w:hint="eastAsia"/>
          <w:sz w:val="24"/>
          <w:szCs w:val="24"/>
        </w:rPr>
        <w:t>针对跨链检索</w:t>
      </w:r>
      <w:proofErr w:type="gramEnd"/>
      <w:r w:rsidRPr="00907FB8">
        <w:rPr>
          <w:rFonts w:ascii="宋体" w:hAnsi="宋体" w:hint="eastAsia"/>
          <w:sz w:val="24"/>
          <w:szCs w:val="24"/>
        </w:rPr>
        <w:t>的实验数据集，</w:t>
      </w:r>
      <w:proofErr w:type="gramStart"/>
      <w:r w:rsidRPr="00907FB8">
        <w:rPr>
          <w:rFonts w:ascii="宋体" w:hAnsi="宋体" w:hint="eastAsia"/>
          <w:sz w:val="24"/>
          <w:szCs w:val="24"/>
        </w:rPr>
        <w:t>由于跨链检索</w:t>
      </w:r>
      <w:proofErr w:type="gramEnd"/>
      <w:r w:rsidRPr="00907FB8">
        <w:rPr>
          <w:rFonts w:ascii="宋体" w:hAnsi="宋体" w:hint="eastAsia"/>
          <w:sz w:val="24"/>
          <w:szCs w:val="24"/>
        </w:rPr>
        <w:t>往往设计多条不同领域的区块链之间的联合搜索，因此只选择单一领域的数据</w:t>
      </w:r>
      <w:proofErr w:type="gramStart"/>
      <w:r w:rsidRPr="00907FB8">
        <w:rPr>
          <w:rFonts w:ascii="宋体" w:hAnsi="宋体" w:hint="eastAsia"/>
          <w:sz w:val="24"/>
          <w:szCs w:val="24"/>
        </w:rPr>
        <w:t>集无法体现跨链</w:t>
      </w:r>
      <w:proofErr w:type="gramEnd"/>
      <w:r w:rsidRPr="00907FB8">
        <w:rPr>
          <w:rFonts w:ascii="宋体" w:hAnsi="宋体" w:hint="eastAsia"/>
          <w:sz w:val="24"/>
          <w:szCs w:val="24"/>
        </w:rPr>
        <w:t>检索的实际需求，</w:t>
      </w:r>
      <w:r w:rsidRPr="00907FB8">
        <w:rPr>
          <w:rFonts w:ascii="宋体" w:hAnsi="宋体" w:hint="eastAsia"/>
          <w:sz w:val="24"/>
          <w:szCs w:val="24"/>
        </w:rPr>
        <w:lastRenderedPageBreak/>
        <w:t>因此我们</w:t>
      </w:r>
      <w:r w:rsidR="00E50E3A" w:rsidRPr="00907FB8">
        <w:rPr>
          <w:rFonts w:ascii="宋体" w:hAnsi="宋体" w:hint="eastAsia"/>
          <w:sz w:val="24"/>
          <w:szCs w:val="24"/>
        </w:rPr>
        <w:t>选择了</w:t>
      </w:r>
      <w:proofErr w:type="gramStart"/>
      <w:r w:rsidR="00E50E3A" w:rsidRPr="00907FB8">
        <w:rPr>
          <w:rFonts w:ascii="宋体" w:hAnsi="宋体" w:hint="eastAsia"/>
          <w:sz w:val="24"/>
          <w:szCs w:val="24"/>
        </w:rPr>
        <w:t>维基百中文</w:t>
      </w:r>
      <w:proofErr w:type="gramEnd"/>
      <w:r w:rsidR="00E50E3A" w:rsidRPr="00907FB8">
        <w:rPr>
          <w:rFonts w:ascii="宋体" w:hAnsi="宋体" w:hint="eastAsia"/>
          <w:sz w:val="24"/>
          <w:szCs w:val="24"/>
        </w:rPr>
        <w:t>维基百科的语料库，大小为1.98</w:t>
      </w:r>
      <w:r w:rsidR="00E50E3A" w:rsidRPr="00907FB8">
        <w:rPr>
          <w:rFonts w:ascii="宋体" w:hAnsi="宋体"/>
          <w:sz w:val="24"/>
          <w:szCs w:val="24"/>
        </w:rPr>
        <w:t>GB</w:t>
      </w:r>
      <w:r w:rsidR="001B4748" w:rsidRPr="00907FB8">
        <w:rPr>
          <w:rFonts w:ascii="宋体" w:hAnsi="宋体" w:hint="eastAsia"/>
          <w:sz w:val="24"/>
          <w:szCs w:val="24"/>
        </w:rPr>
        <w:t>。</w:t>
      </w:r>
    </w:p>
    <w:p w14:paraId="5A48B2F8" w14:textId="3212D7C3" w:rsidR="005C1E65" w:rsidRPr="005C1E65" w:rsidRDefault="005C1E65" w:rsidP="005C1E65">
      <w:pPr>
        <w:rPr>
          <w:b/>
          <w:sz w:val="28"/>
        </w:rPr>
      </w:pPr>
      <w:r w:rsidRPr="005C1E65">
        <w:rPr>
          <w:b/>
          <w:sz w:val="28"/>
        </w:rPr>
        <w:t xml:space="preserve"> 4.3 </w:t>
      </w:r>
      <w:r w:rsidRPr="005C1E65">
        <w:rPr>
          <w:rFonts w:hint="eastAsia"/>
          <w:b/>
          <w:sz w:val="28"/>
        </w:rPr>
        <w:t>系统性能测试</w:t>
      </w:r>
    </w:p>
    <w:p w14:paraId="3206CA7B" w14:textId="246D1F4A" w:rsidR="005C1E65" w:rsidRPr="005C1E65" w:rsidRDefault="005C1E65" w:rsidP="00B25F7E">
      <w:pPr>
        <w:spacing w:line="400" w:lineRule="exact"/>
        <w:rPr>
          <w:rFonts w:ascii="宋体" w:hAnsi="宋体"/>
          <w:b/>
          <w:bCs/>
          <w:sz w:val="24"/>
          <w:szCs w:val="24"/>
        </w:rPr>
      </w:pPr>
      <w:r w:rsidRPr="005C1E65">
        <w:rPr>
          <w:rFonts w:ascii="宋体" w:hAnsi="宋体" w:hint="eastAsia"/>
          <w:b/>
          <w:bCs/>
          <w:sz w:val="24"/>
          <w:szCs w:val="24"/>
        </w:rPr>
        <w:t xml:space="preserve"> 4.3.1 索引</w:t>
      </w:r>
      <w:r w:rsidRPr="005C1E65">
        <w:rPr>
          <w:rFonts w:ascii="宋体" w:hAnsi="宋体"/>
          <w:b/>
          <w:bCs/>
          <w:sz w:val="24"/>
          <w:szCs w:val="24"/>
        </w:rPr>
        <w:t>生成开销</w:t>
      </w:r>
    </w:p>
    <w:p w14:paraId="4992AA39" w14:textId="06EB1A06" w:rsidR="005C1E65" w:rsidRPr="00EE64DE" w:rsidRDefault="0000788E" w:rsidP="00EE64DE">
      <w:pPr>
        <w:spacing w:line="400" w:lineRule="exact"/>
        <w:ind w:firstLine="510"/>
        <w:rPr>
          <w:rFonts w:ascii="宋体" w:hAnsi="宋体"/>
          <w:sz w:val="24"/>
          <w:szCs w:val="24"/>
        </w:rPr>
      </w:pPr>
      <w:r>
        <w:rPr>
          <w:rFonts w:ascii="宋体" w:hAnsi="宋体" w:hint="eastAsia"/>
          <w:sz w:val="24"/>
          <w:szCs w:val="24"/>
        </w:rPr>
        <w:t>由于我们的系统在区块链中添加了索引结构，且索引结构需要通过矿工们的共识过程来建立和更新，这就不可避免地延长了共识的时间并且增加了矿工们的存储开销。因此我们需要首先对索引结构的生成开销进行测试，以验证系统是否可用。</w:t>
      </w:r>
    </w:p>
    <w:p w14:paraId="2D8D37FC" w14:textId="77777777" w:rsidR="003E3C99" w:rsidRPr="00EE64DE" w:rsidRDefault="003E3C99" w:rsidP="00EE64DE">
      <w:pPr>
        <w:spacing w:line="400" w:lineRule="exact"/>
        <w:ind w:firstLine="510"/>
        <w:rPr>
          <w:rFonts w:ascii="宋体" w:hAnsi="宋体"/>
          <w:sz w:val="24"/>
          <w:szCs w:val="24"/>
        </w:rPr>
      </w:pPr>
      <w:r w:rsidRPr="00EE64DE">
        <w:rPr>
          <w:rFonts w:ascii="宋体" w:hAnsi="宋体" w:hint="eastAsia"/>
          <w:sz w:val="24"/>
          <w:szCs w:val="24"/>
        </w:rPr>
        <w:t>我们首先</w:t>
      </w:r>
      <w:r w:rsidRPr="00EE64DE">
        <w:rPr>
          <w:rFonts w:ascii="宋体" w:hAnsi="宋体"/>
          <w:sz w:val="24"/>
          <w:szCs w:val="24"/>
        </w:rPr>
        <w:t>测试了</w:t>
      </w:r>
      <w:r w:rsidRPr="00EE64DE">
        <w:rPr>
          <w:rFonts w:ascii="宋体" w:hAnsi="宋体" w:hint="eastAsia"/>
          <w:sz w:val="24"/>
          <w:szCs w:val="24"/>
        </w:rPr>
        <w:t>索引结构生成</w:t>
      </w:r>
      <w:r w:rsidRPr="00EE64DE">
        <w:rPr>
          <w:rFonts w:ascii="宋体" w:hAnsi="宋体"/>
          <w:sz w:val="24"/>
          <w:szCs w:val="24"/>
        </w:rPr>
        <w:t>的相关开销，</w:t>
      </w:r>
      <w:r w:rsidRPr="00EE64DE">
        <w:rPr>
          <w:rFonts w:ascii="宋体" w:hAnsi="宋体" w:hint="eastAsia"/>
          <w:sz w:val="24"/>
          <w:szCs w:val="24"/>
        </w:rPr>
        <w:t>包括</w:t>
      </w:r>
      <w:r w:rsidRPr="00EE64DE">
        <w:rPr>
          <w:rFonts w:ascii="宋体" w:hAnsi="宋体"/>
          <w:sz w:val="24"/>
          <w:szCs w:val="24"/>
        </w:rPr>
        <w:t>时间开销和空间开销，</w:t>
      </w:r>
      <w:r w:rsidRPr="00EE64DE">
        <w:rPr>
          <w:rFonts w:ascii="宋体" w:hAnsi="宋体" w:hint="eastAsia"/>
          <w:sz w:val="24"/>
          <w:szCs w:val="24"/>
        </w:rPr>
        <w:t>并</w:t>
      </w:r>
      <w:r w:rsidRPr="00EE64DE">
        <w:rPr>
          <w:rFonts w:ascii="宋体" w:hAnsi="宋体"/>
          <w:sz w:val="24"/>
          <w:szCs w:val="24"/>
        </w:rPr>
        <w:t>针对</w:t>
      </w:r>
      <w:r w:rsidRPr="00EE64DE">
        <w:rPr>
          <w:rFonts w:ascii="宋体" w:hAnsi="宋体" w:hint="eastAsia"/>
          <w:sz w:val="24"/>
          <w:szCs w:val="24"/>
        </w:rPr>
        <w:t>四种搜索功能进行了响应时间的测试，在三个数据集中分别测试了全节点和清节点的搜索响应时间。之后我们进行了特性对比，我们控制倒排列表和M</w:t>
      </w:r>
      <w:r w:rsidRPr="00EE64DE">
        <w:rPr>
          <w:rFonts w:ascii="宋体" w:hAnsi="宋体"/>
          <w:sz w:val="24"/>
          <w:szCs w:val="24"/>
        </w:rPr>
        <w:t>ST</w:t>
      </w:r>
      <w:r w:rsidRPr="00EE64DE">
        <w:rPr>
          <w:rFonts w:ascii="宋体" w:hAnsi="宋体" w:hint="eastAsia"/>
          <w:sz w:val="24"/>
          <w:szCs w:val="24"/>
        </w:rPr>
        <w:t>为变量，对结构添加前后系统的搜索效率和检索能力进行对比。参数对比方面，我们测试了我们系统对不同关键词数的检索能力，同时比较了D</w:t>
      </w:r>
      <w:r w:rsidRPr="00EE64DE">
        <w:rPr>
          <w:rFonts w:ascii="宋体" w:hAnsi="宋体"/>
          <w:sz w:val="24"/>
          <w:szCs w:val="24"/>
        </w:rPr>
        <w:t>SE</w:t>
      </w:r>
      <w:r w:rsidRPr="00EE64DE">
        <w:rPr>
          <w:rFonts w:ascii="宋体" w:hAnsi="宋体" w:hint="eastAsia"/>
          <w:sz w:val="24"/>
          <w:szCs w:val="24"/>
        </w:rPr>
        <w:t>算法中</w:t>
      </w:r>
      <m:oMath>
        <m:r>
          <w:rPr>
            <w:rFonts w:ascii="Cambria Math" w:hAnsi="Cambria Math"/>
            <w:sz w:val="24"/>
            <w:szCs w:val="24"/>
          </w:rPr>
          <m:t>δ</m:t>
        </m:r>
      </m:oMath>
      <w:r w:rsidRPr="00EE64DE">
        <w:rPr>
          <w:rFonts w:ascii="宋体" w:hAnsi="宋体" w:hint="eastAsia"/>
          <w:sz w:val="24"/>
          <w:szCs w:val="24"/>
        </w:rPr>
        <w:t>参数的改变对搜索相关性的影响。最后我们与</w:t>
      </w:r>
      <w:r w:rsidRPr="00EE64DE">
        <w:rPr>
          <w:rFonts w:ascii="宋体" w:hAnsi="宋体"/>
          <w:sz w:val="24"/>
          <w:szCs w:val="24"/>
        </w:rPr>
        <w:t>两个区块链</w:t>
      </w:r>
      <w:r w:rsidRPr="00EE64DE">
        <w:rPr>
          <w:rFonts w:ascii="宋体" w:hAnsi="宋体" w:hint="eastAsia"/>
          <w:sz w:val="24"/>
          <w:szCs w:val="24"/>
        </w:rPr>
        <w:t>委托查询的方案进行了整体性能对比</w:t>
      </w:r>
      <w:r w:rsidRPr="00EE64DE">
        <w:rPr>
          <w:rFonts w:ascii="宋体" w:hAnsi="宋体"/>
          <w:sz w:val="24"/>
          <w:szCs w:val="24"/>
        </w:rPr>
        <w:t>。</w:t>
      </w:r>
    </w:p>
    <w:p w14:paraId="0E2B20EF" w14:textId="77777777" w:rsidR="003E3C99" w:rsidRPr="00646C3D" w:rsidRDefault="003E3C99" w:rsidP="00646C3D">
      <w:pPr>
        <w:spacing w:line="400" w:lineRule="exact"/>
        <w:ind w:firstLine="510"/>
        <w:rPr>
          <w:rFonts w:ascii="宋体" w:hAnsi="宋体"/>
          <w:sz w:val="24"/>
          <w:szCs w:val="24"/>
        </w:rPr>
      </w:pPr>
      <w:r w:rsidRPr="00646C3D">
        <w:rPr>
          <w:rFonts w:ascii="宋体" w:hAnsi="宋体" w:hint="eastAsia"/>
          <w:sz w:val="24"/>
          <w:szCs w:val="24"/>
        </w:rPr>
        <w:t>时间开销：</w:t>
      </w:r>
      <w:r w:rsidRPr="00646C3D">
        <w:rPr>
          <w:rFonts w:ascii="宋体" w:hAnsi="宋体"/>
          <w:sz w:val="24"/>
          <w:szCs w:val="24"/>
        </w:rPr>
        <w:t>与普通的区块链相比，我们系统</w:t>
      </w:r>
      <w:r w:rsidRPr="00646C3D">
        <w:rPr>
          <w:rFonts w:ascii="宋体" w:hAnsi="宋体" w:hint="eastAsia"/>
          <w:sz w:val="24"/>
          <w:szCs w:val="24"/>
        </w:rPr>
        <w:t>主要的</w:t>
      </w:r>
      <w:r w:rsidRPr="00646C3D">
        <w:rPr>
          <w:rFonts w:ascii="宋体" w:hAnsi="宋体"/>
          <w:sz w:val="24"/>
          <w:szCs w:val="24"/>
        </w:rPr>
        <w:t>耗时在于索引</w:t>
      </w:r>
      <w:r w:rsidRPr="00646C3D">
        <w:rPr>
          <w:rFonts w:ascii="宋体" w:hAnsi="宋体" w:hint="eastAsia"/>
          <w:sz w:val="24"/>
          <w:szCs w:val="24"/>
        </w:rPr>
        <w:t>结构MST</w:t>
      </w:r>
      <w:r w:rsidRPr="00646C3D">
        <w:rPr>
          <w:rFonts w:ascii="宋体" w:hAnsi="宋体"/>
          <w:sz w:val="24"/>
          <w:szCs w:val="24"/>
        </w:rPr>
        <w:t>的生成，</w:t>
      </w:r>
      <w:r w:rsidRPr="00646C3D">
        <w:rPr>
          <w:rFonts w:ascii="宋体" w:hAnsi="宋体" w:hint="eastAsia"/>
          <w:sz w:val="24"/>
          <w:szCs w:val="24"/>
        </w:rPr>
        <w:t>索引生成的时间开销，可以用以下公式表示：</w:t>
      </w:r>
    </w:p>
    <w:p w14:paraId="279B26B3" w14:textId="77777777" w:rsidR="003E3C99" w:rsidRPr="00360CA6" w:rsidRDefault="000E7747" w:rsidP="003E3C99">
      <m:oMathPara>
        <m:oMath>
          <m:sSub>
            <m:sSubPr>
              <m:ctrlPr>
                <w:rPr>
                  <w:rFonts w:ascii="Cambria Math" w:hAnsi="Cambria Math"/>
                </w:rPr>
              </m:ctrlPr>
            </m:sSubPr>
            <m:e>
              <m:r>
                <w:rPr>
                  <w:rFonts w:ascii="Cambria Math" w:hAnsi="Cambria Math"/>
                </w:rPr>
                <m:t>Cost</m:t>
              </m:r>
            </m:e>
            <m:sub>
              <m:r>
                <w:rPr>
                  <w:rFonts w:ascii="Cambria Math" w:hAnsi="Cambria Math"/>
                </w:rPr>
                <m:t>indexing</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insert</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update</m:t>
              </m:r>
            </m:sub>
          </m:sSub>
          <m:r>
            <w:rPr>
              <w:rFonts w:ascii="Cambria Math" w:hAnsi="Cambria Math"/>
            </w:rPr>
            <m:t>(∆t)</m:t>
          </m:r>
        </m:oMath>
      </m:oMathPara>
    </w:p>
    <w:p w14:paraId="06286B83" w14:textId="77777777" w:rsidR="003E3C99" w:rsidRPr="00646C3D" w:rsidRDefault="003E3C99" w:rsidP="00646C3D">
      <w:pPr>
        <w:spacing w:line="400" w:lineRule="exact"/>
        <w:ind w:firstLine="510"/>
        <w:rPr>
          <w:rFonts w:ascii="宋体" w:hAnsi="宋体"/>
          <w:sz w:val="24"/>
          <w:szCs w:val="24"/>
        </w:rPr>
      </w:pPr>
      <w:r w:rsidRPr="00646C3D">
        <w:rPr>
          <w:rFonts w:ascii="宋体" w:hAnsi="宋体" w:hint="eastAsia"/>
          <w:sz w:val="24"/>
          <w:szCs w:val="24"/>
        </w:rPr>
        <w:t>表示</w:t>
      </w:r>
      <m:oMath>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oMath>
      <w:r w:rsidRPr="00646C3D">
        <w:rPr>
          <w:rFonts w:ascii="宋体" w:hAnsi="宋体" w:hint="eastAsia"/>
          <w:sz w:val="24"/>
          <w:szCs w:val="24"/>
        </w:rPr>
        <w:t>时间</w:t>
      </w:r>
      <w:r w:rsidRPr="00646C3D">
        <w:rPr>
          <w:rFonts w:ascii="宋体" w:hAnsi="宋体"/>
          <w:sz w:val="24"/>
          <w:szCs w:val="24"/>
        </w:rPr>
        <w:t>间隔内，索引生成的耗时由索引插入操作的耗时和索引更新的耗时组成</w:t>
      </w:r>
      <w:r w:rsidRPr="00646C3D">
        <w:rPr>
          <w:rFonts w:ascii="宋体" w:hAnsi="宋体" w:hint="eastAsia"/>
          <w:sz w:val="24"/>
          <w:szCs w:val="24"/>
        </w:rPr>
        <w:t>，</w:t>
      </w:r>
      <w:r w:rsidRPr="00646C3D">
        <w:rPr>
          <w:rFonts w:ascii="宋体" w:hAnsi="宋体"/>
          <w:sz w:val="24"/>
          <w:szCs w:val="24"/>
        </w:rPr>
        <w:t>索引更新的耗时包括</w:t>
      </w:r>
      <w:r w:rsidRPr="00646C3D">
        <w:rPr>
          <w:rFonts w:ascii="宋体" w:hAnsi="宋体" w:hint="eastAsia"/>
          <w:sz w:val="24"/>
          <w:szCs w:val="24"/>
        </w:rPr>
        <w:t>MST更新</w:t>
      </w:r>
      <w:r w:rsidRPr="00646C3D">
        <w:rPr>
          <w:rFonts w:ascii="宋体" w:hAnsi="宋体"/>
          <w:sz w:val="24"/>
          <w:szCs w:val="24"/>
        </w:rPr>
        <w:t>的耗时以及倒排列表更新的耗时。</w:t>
      </w:r>
    </w:p>
    <w:p w14:paraId="156BAE9A" w14:textId="119DE873" w:rsidR="00B25F7E" w:rsidRPr="00646C3D" w:rsidRDefault="003E3C99" w:rsidP="00646C3D">
      <w:pPr>
        <w:spacing w:line="400" w:lineRule="exact"/>
        <w:ind w:firstLine="510"/>
        <w:rPr>
          <w:rFonts w:ascii="宋体" w:hAnsi="宋体"/>
          <w:sz w:val="24"/>
          <w:szCs w:val="24"/>
        </w:rPr>
      </w:pPr>
      <w:r w:rsidRPr="00646C3D">
        <w:rPr>
          <w:rFonts w:ascii="宋体" w:hAnsi="宋体" w:hint="eastAsia"/>
          <w:sz w:val="24"/>
          <w:szCs w:val="24"/>
        </w:rPr>
        <w:t>空间开销：区块占用的存储空间，因为</w:t>
      </w:r>
      <w:r w:rsidRPr="00646C3D">
        <w:rPr>
          <w:rFonts w:ascii="宋体" w:hAnsi="宋体"/>
          <w:sz w:val="24"/>
          <w:szCs w:val="24"/>
        </w:rPr>
        <w:t>区块中</w:t>
      </w:r>
      <w:r w:rsidRPr="00646C3D">
        <w:rPr>
          <w:rFonts w:ascii="宋体" w:hAnsi="宋体" w:hint="eastAsia"/>
          <w:sz w:val="24"/>
          <w:szCs w:val="24"/>
        </w:rPr>
        <w:t>包含交易</w:t>
      </w:r>
      <w:r w:rsidRPr="00646C3D">
        <w:rPr>
          <w:rFonts w:ascii="宋体" w:hAnsi="宋体"/>
          <w:sz w:val="24"/>
          <w:szCs w:val="24"/>
        </w:rPr>
        <w:t>的数量可能不相同，</w:t>
      </w:r>
      <w:r w:rsidRPr="00646C3D">
        <w:rPr>
          <w:rFonts w:ascii="宋体" w:hAnsi="宋体" w:hint="eastAsia"/>
          <w:sz w:val="24"/>
          <w:szCs w:val="24"/>
        </w:rPr>
        <w:t>所以</w:t>
      </w:r>
      <w:r w:rsidRPr="00646C3D">
        <w:rPr>
          <w:rFonts w:ascii="宋体" w:hAnsi="宋体"/>
          <w:sz w:val="24"/>
          <w:szCs w:val="24"/>
        </w:rPr>
        <w:t>我们需要分别测试不同交易数据规模下区块</w:t>
      </w:r>
      <w:r w:rsidRPr="00646C3D">
        <w:rPr>
          <w:rFonts w:ascii="宋体" w:hAnsi="宋体" w:hint="eastAsia"/>
          <w:sz w:val="24"/>
          <w:szCs w:val="24"/>
        </w:rPr>
        <w:t>占用</w:t>
      </w:r>
      <w:r w:rsidRPr="00646C3D">
        <w:rPr>
          <w:rFonts w:ascii="宋体" w:hAnsi="宋体"/>
          <w:sz w:val="24"/>
          <w:szCs w:val="24"/>
        </w:rPr>
        <w:t>存储空间的大小</w:t>
      </w:r>
      <w:r w:rsidR="009C324F" w:rsidRPr="00646C3D">
        <w:rPr>
          <w:rFonts w:ascii="宋体" w:hAnsi="宋体" w:hint="eastAsia"/>
          <w:sz w:val="24"/>
          <w:szCs w:val="24"/>
        </w:rPr>
        <w:t>。</w:t>
      </w:r>
    </w:p>
    <w:p w14:paraId="3CC803E6" w14:textId="10300AEF"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为了测试加入索引结构对区块生成的影响，我们分别测试了不加索引结构与添加了索引结构后的时间</w:t>
      </w:r>
      <w:r w:rsidRPr="00646C3D">
        <w:rPr>
          <w:rFonts w:ascii="宋体" w:hAnsi="宋体"/>
          <w:sz w:val="24"/>
          <w:szCs w:val="24"/>
        </w:rPr>
        <w:t>开销和空间开销</w:t>
      </w:r>
      <w:r w:rsidRPr="00646C3D">
        <w:rPr>
          <w:rFonts w:ascii="宋体" w:hAnsi="宋体" w:hint="eastAsia"/>
          <w:sz w:val="24"/>
          <w:szCs w:val="24"/>
        </w:rPr>
        <w:t>，</w:t>
      </w:r>
      <w:r w:rsidRPr="00646C3D">
        <w:rPr>
          <w:rFonts w:ascii="宋体" w:hAnsi="宋体"/>
          <w:sz w:val="24"/>
          <w:szCs w:val="24"/>
        </w:rPr>
        <w:t>结果</w:t>
      </w:r>
      <w:r w:rsidRPr="00646C3D">
        <w:rPr>
          <w:rFonts w:ascii="宋体" w:hAnsi="宋体" w:hint="eastAsia"/>
          <w:sz w:val="24"/>
          <w:szCs w:val="24"/>
        </w:rPr>
        <w:t>如</w:t>
      </w:r>
      <w:r w:rsidRPr="00646C3D">
        <w:rPr>
          <w:rFonts w:ascii="宋体" w:hAnsi="宋体"/>
          <w:sz w:val="24"/>
          <w:szCs w:val="24"/>
        </w:rPr>
        <w:t>图</w:t>
      </w:r>
      <w:r w:rsidR="00646C3D">
        <w:rPr>
          <w:rFonts w:ascii="宋体" w:hAnsi="宋体" w:hint="eastAsia"/>
          <w:sz w:val="24"/>
          <w:szCs w:val="24"/>
        </w:rPr>
        <w:t>18</w:t>
      </w:r>
      <w:r w:rsidRPr="00646C3D">
        <w:rPr>
          <w:rFonts w:ascii="宋体" w:hAnsi="宋体" w:hint="eastAsia"/>
          <w:sz w:val="24"/>
          <w:szCs w:val="24"/>
        </w:rPr>
        <w:t>和</w:t>
      </w:r>
      <w:r w:rsidRPr="00646C3D">
        <w:rPr>
          <w:rFonts w:ascii="宋体" w:hAnsi="宋体"/>
          <w:sz w:val="24"/>
          <w:szCs w:val="24"/>
        </w:rPr>
        <w:t>图</w:t>
      </w:r>
      <w:r w:rsidRPr="00646C3D">
        <w:rPr>
          <w:rFonts w:ascii="宋体" w:hAnsi="宋体" w:hint="eastAsia"/>
          <w:sz w:val="24"/>
          <w:szCs w:val="24"/>
        </w:rPr>
        <w:t>1</w:t>
      </w:r>
      <w:r w:rsidR="00646C3D">
        <w:rPr>
          <w:rFonts w:ascii="宋体" w:hAnsi="宋体" w:hint="eastAsia"/>
          <w:sz w:val="24"/>
          <w:szCs w:val="24"/>
        </w:rPr>
        <w:t>9</w:t>
      </w:r>
      <w:r w:rsidRPr="00646C3D">
        <w:rPr>
          <w:rFonts w:ascii="宋体" w:hAnsi="宋体" w:hint="eastAsia"/>
          <w:sz w:val="24"/>
          <w:szCs w:val="24"/>
        </w:rPr>
        <w:t>所示</w:t>
      </w:r>
      <w:r w:rsidRPr="00646C3D">
        <w:rPr>
          <w:rFonts w:ascii="宋体" w:hAnsi="宋体"/>
          <w:sz w:val="24"/>
          <w:szCs w:val="24"/>
        </w:rPr>
        <w:t>：</w:t>
      </w:r>
    </w:p>
    <w:p w14:paraId="604A7162" w14:textId="77777777" w:rsidR="009C324F" w:rsidRDefault="009C324F" w:rsidP="00646C3D">
      <w:pPr>
        <w:ind w:firstLine="420"/>
        <w:jc w:val="center"/>
        <w:rPr>
          <w:noProof/>
        </w:rPr>
      </w:pPr>
      <w:r>
        <w:rPr>
          <w:noProof/>
        </w:rPr>
        <w:drawing>
          <wp:inline distT="0" distB="0" distL="0" distR="0" wp14:anchorId="721C5CCA" wp14:editId="07E3FBDC">
            <wp:extent cx="3407409" cy="2413000"/>
            <wp:effectExtent l="0" t="0" r="317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6402" cy="2497267"/>
                    </a:xfrm>
                    <a:prstGeom prst="rect">
                      <a:avLst/>
                    </a:prstGeom>
                  </pic:spPr>
                </pic:pic>
              </a:graphicData>
            </a:graphic>
          </wp:inline>
        </w:drawing>
      </w:r>
    </w:p>
    <w:p w14:paraId="22ECACD9" w14:textId="489F3562" w:rsidR="009C324F" w:rsidRDefault="009C324F" w:rsidP="009C324F">
      <w:pPr>
        <w:ind w:firstLineChars="1800" w:firstLine="3780"/>
        <w:rPr>
          <w:bCs/>
        </w:rPr>
      </w:pPr>
      <w:r>
        <w:rPr>
          <w:rFonts w:hint="eastAsia"/>
          <w:bCs/>
        </w:rPr>
        <w:t>图</w:t>
      </w:r>
      <w:r w:rsidR="00646C3D">
        <w:rPr>
          <w:rFonts w:hint="eastAsia"/>
          <w:bCs/>
        </w:rPr>
        <w:t>18</w:t>
      </w:r>
      <w:r w:rsidR="00646C3D">
        <w:rPr>
          <w:bCs/>
        </w:rPr>
        <w:t xml:space="preserve"> </w:t>
      </w:r>
      <w:r w:rsidR="00646C3D">
        <w:rPr>
          <w:rFonts w:hint="eastAsia"/>
          <w:bCs/>
        </w:rPr>
        <w:t>时间开销</w:t>
      </w:r>
    </w:p>
    <w:p w14:paraId="6CAFB80D" w14:textId="77777777" w:rsidR="009C324F" w:rsidRDefault="009C324F" w:rsidP="009C324F">
      <w:pPr>
        <w:ind w:firstLine="420"/>
        <w:jc w:val="center"/>
        <w:rPr>
          <w:bCs/>
        </w:rPr>
      </w:pPr>
      <w:r>
        <w:rPr>
          <w:noProof/>
        </w:rPr>
        <w:lastRenderedPageBreak/>
        <w:drawing>
          <wp:inline distT="0" distB="0" distL="0" distR="0" wp14:anchorId="13212F9E" wp14:editId="3FAA732D">
            <wp:extent cx="3346450" cy="2383932"/>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0662" cy="2415428"/>
                    </a:xfrm>
                    <a:prstGeom prst="rect">
                      <a:avLst/>
                    </a:prstGeom>
                  </pic:spPr>
                </pic:pic>
              </a:graphicData>
            </a:graphic>
          </wp:inline>
        </w:drawing>
      </w:r>
    </w:p>
    <w:p w14:paraId="2C34C5E8" w14:textId="449D1F89" w:rsidR="009C324F" w:rsidRDefault="009C324F" w:rsidP="009C324F">
      <w:pPr>
        <w:ind w:firstLine="420"/>
        <w:rPr>
          <w:bCs/>
        </w:rPr>
      </w:pPr>
      <w:r>
        <w:rPr>
          <w:rFonts w:hint="eastAsia"/>
          <w:bCs/>
        </w:rPr>
        <w:t xml:space="preserve">                                  </w:t>
      </w:r>
      <w:r>
        <w:rPr>
          <w:rFonts w:hint="eastAsia"/>
          <w:bCs/>
        </w:rPr>
        <w:t>图</w:t>
      </w:r>
      <w:r>
        <w:rPr>
          <w:rFonts w:hint="eastAsia"/>
          <w:bCs/>
        </w:rPr>
        <w:t>1</w:t>
      </w:r>
      <w:r w:rsidR="00646C3D">
        <w:rPr>
          <w:rFonts w:hint="eastAsia"/>
          <w:bCs/>
        </w:rPr>
        <w:t>9</w:t>
      </w:r>
      <w:r w:rsidR="00646C3D">
        <w:rPr>
          <w:bCs/>
        </w:rPr>
        <w:t xml:space="preserve"> </w:t>
      </w:r>
      <w:r w:rsidR="00646C3D">
        <w:rPr>
          <w:rFonts w:hint="eastAsia"/>
          <w:bCs/>
        </w:rPr>
        <w:t>空间开销</w:t>
      </w:r>
    </w:p>
    <w:p w14:paraId="7F99206E" w14:textId="38641A50"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图</w:t>
      </w:r>
      <w:r w:rsidR="00646C3D" w:rsidRPr="00646C3D">
        <w:rPr>
          <w:rFonts w:ascii="宋体" w:hAnsi="宋体" w:hint="eastAsia"/>
          <w:sz w:val="24"/>
          <w:szCs w:val="24"/>
        </w:rPr>
        <w:t>18</w:t>
      </w:r>
      <w:r w:rsidRPr="00646C3D">
        <w:rPr>
          <w:rFonts w:ascii="宋体" w:hAnsi="宋体" w:hint="eastAsia"/>
          <w:sz w:val="24"/>
          <w:szCs w:val="24"/>
        </w:rPr>
        <w:t>显示了在不同区块数量下，每个区块的生成时间，根据</w:t>
      </w:r>
      <w:r w:rsidRPr="00646C3D">
        <w:rPr>
          <w:rFonts w:ascii="宋体" w:hAnsi="宋体"/>
          <w:sz w:val="24"/>
          <w:szCs w:val="24"/>
        </w:rPr>
        <w:t>图</w:t>
      </w:r>
      <w:r w:rsidR="00646C3D" w:rsidRPr="00646C3D">
        <w:rPr>
          <w:rFonts w:ascii="宋体" w:hAnsi="宋体" w:hint="eastAsia"/>
          <w:sz w:val="24"/>
          <w:szCs w:val="24"/>
        </w:rPr>
        <w:t>18</w:t>
      </w:r>
      <w:r w:rsidRPr="00646C3D">
        <w:rPr>
          <w:rFonts w:ascii="宋体" w:hAnsi="宋体" w:hint="eastAsia"/>
          <w:sz w:val="24"/>
          <w:szCs w:val="24"/>
        </w:rPr>
        <w:t>的</w:t>
      </w:r>
      <w:r w:rsidRPr="00646C3D">
        <w:rPr>
          <w:rFonts w:ascii="宋体" w:hAnsi="宋体"/>
          <w:sz w:val="24"/>
          <w:szCs w:val="24"/>
        </w:rPr>
        <w:t>结果显示，</w:t>
      </w:r>
      <w:r w:rsidRPr="00646C3D">
        <w:rPr>
          <w:rFonts w:ascii="宋体" w:hAnsi="宋体" w:hint="eastAsia"/>
          <w:sz w:val="24"/>
          <w:szCs w:val="24"/>
        </w:rPr>
        <w:t>加入MST后</w:t>
      </w:r>
      <w:r w:rsidRPr="00646C3D">
        <w:rPr>
          <w:rFonts w:ascii="宋体" w:hAnsi="宋体"/>
          <w:sz w:val="24"/>
          <w:szCs w:val="24"/>
        </w:rPr>
        <w:t>的系统</w:t>
      </w:r>
      <w:proofErr w:type="gramStart"/>
      <w:r w:rsidRPr="00646C3D">
        <w:rPr>
          <w:rFonts w:ascii="宋体" w:hAnsi="宋体"/>
          <w:sz w:val="24"/>
          <w:szCs w:val="24"/>
        </w:rPr>
        <w:t>出块</w:t>
      </w:r>
      <w:r w:rsidRPr="00646C3D">
        <w:rPr>
          <w:rFonts w:ascii="宋体" w:hAnsi="宋体" w:hint="eastAsia"/>
          <w:sz w:val="24"/>
          <w:szCs w:val="24"/>
        </w:rPr>
        <w:t>平均</w:t>
      </w:r>
      <w:proofErr w:type="gramEnd"/>
      <w:r w:rsidRPr="00646C3D">
        <w:rPr>
          <w:rFonts w:ascii="宋体" w:hAnsi="宋体" w:hint="eastAsia"/>
          <w:sz w:val="24"/>
          <w:szCs w:val="24"/>
        </w:rPr>
        <w:t>耗时</w:t>
      </w:r>
      <w:r w:rsidRPr="00646C3D">
        <w:rPr>
          <w:rFonts w:ascii="宋体" w:hAnsi="宋体"/>
          <w:sz w:val="24"/>
          <w:szCs w:val="24"/>
        </w:rPr>
        <w:t>比不加索引结构</w:t>
      </w:r>
      <w:proofErr w:type="gramStart"/>
      <w:r w:rsidRPr="00646C3D">
        <w:rPr>
          <w:rFonts w:ascii="宋体" w:hAnsi="宋体"/>
          <w:sz w:val="24"/>
          <w:szCs w:val="24"/>
        </w:rPr>
        <w:t>的出块耗时</w:t>
      </w:r>
      <w:proofErr w:type="gramEnd"/>
      <w:r w:rsidRPr="00646C3D">
        <w:rPr>
          <w:rFonts w:ascii="宋体" w:hAnsi="宋体"/>
          <w:sz w:val="24"/>
          <w:szCs w:val="24"/>
        </w:rPr>
        <w:t>多了</w:t>
      </w:r>
      <w:r w:rsidRPr="00646C3D">
        <w:rPr>
          <w:rFonts w:ascii="宋体" w:hAnsi="宋体" w:hint="eastAsia"/>
          <w:sz w:val="24"/>
          <w:szCs w:val="24"/>
        </w:rPr>
        <w:t>0.5秒</w:t>
      </w:r>
      <w:r w:rsidRPr="00646C3D">
        <w:rPr>
          <w:rFonts w:ascii="宋体" w:hAnsi="宋体"/>
          <w:sz w:val="24"/>
          <w:szCs w:val="24"/>
        </w:rPr>
        <w:t>左右，这是可以接受的</w:t>
      </w:r>
      <w:r w:rsidRPr="00646C3D">
        <w:rPr>
          <w:rFonts w:ascii="宋体" w:hAnsi="宋体" w:hint="eastAsia"/>
          <w:sz w:val="24"/>
          <w:szCs w:val="24"/>
        </w:rPr>
        <w:t>。</w:t>
      </w:r>
    </w:p>
    <w:p w14:paraId="2421B922" w14:textId="2B8AF4D0" w:rsidR="009C324F" w:rsidRPr="00646C3D" w:rsidRDefault="009C324F" w:rsidP="00646C3D">
      <w:pPr>
        <w:spacing w:line="400" w:lineRule="exact"/>
        <w:ind w:firstLine="510"/>
        <w:rPr>
          <w:rFonts w:ascii="宋体" w:hAnsi="宋体"/>
          <w:sz w:val="24"/>
          <w:szCs w:val="24"/>
        </w:rPr>
      </w:pPr>
      <w:r w:rsidRPr="00646C3D">
        <w:rPr>
          <w:rFonts w:ascii="宋体" w:hAnsi="宋体"/>
          <w:sz w:val="24"/>
          <w:szCs w:val="24"/>
        </w:rPr>
        <w:t>图</w:t>
      </w:r>
      <w:r w:rsidR="00646C3D" w:rsidRPr="00646C3D">
        <w:rPr>
          <w:rFonts w:ascii="宋体" w:hAnsi="宋体" w:hint="eastAsia"/>
          <w:sz w:val="24"/>
          <w:szCs w:val="24"/>
        </w:rPr>
        <w:t>19</w:t>
      </w:r>
      <w:r w:rsidRPr="00646C3D">
        <w:rPr>
          <w:rFonts w:ascii="宋体" w:hAnsi="宋体"/>
          <w:sz w:val="24"/>
          <w:szCs w:val="24"/>
        </w:rPr>
        <w:t>显示了</w:t>
      </w:r>
      <w:r w:rsidRPr="00646C3D">
        <w:rPr>
          <w:rFonts w:ascii="宋体" w:hAnsi="宋体" w:hint="eastAsia"/>
          <w:sz w:val="24"/>
          <w:szCs w:val="24"/>
        </w:rPr>
        <w:t>包含不同交易数量的区块的平均大小，测试结果显示，在</w:t>
      </w:r>
      <w:r w:rsidRPr="00646C3D">
        <w:rPr>
          <w:rFonts w:ascii="宋体" w:hAnsi="宋体"/>
          <w:sz w:val="24"/>
          <w:szCs w:val="24"/>
        </w:rPr>
        <w:t>非交易</w:t>
      </w:r>
      <w:r w:rsidRPr="00646C3D">
        <w:rPr>
          <w:rFonts w:ascii="宋体" w:hAnsi="宋体" w:hint="eastAsia"/>
          <w:sz w:val="24"/>
          <w:szCs w:val="24"/>
        </w:rPr>
        <w:t>密集</w:t>
      </w:r>
      <w:r w:rsidRPr="00646C3D">
        <w:rPr>
          <w:rFonts w:ascii="宋体" w:hAnsi="宋体"/>
          <w:sz w:val="24"/>
          <w:szCs w:val="24"/>
        </w:rPr>
        <w:t>的区块内</w:t>
      </w:r>
      <w:r w:rsidRPr="00646C3D">
        <w:rPr>
          <w:rFonts w:ascii="宋体" w:hAnsi="宋体" w:hint="eastAsia"/>
          <w:sz w:val="24"/>
          <w:szCs w:val="24"/>
        </w:rPr>
        <w:t>加入MST的</w:t>
      </w:r>
      <w:r w:rsidRPr="00646C3D">
        <w:rPr>
          <w:rFonts w:ascii="宋体" w:hAnsi="宋体"/>
          <w:sz w:val="24"/>
          <w:szCs w:val="24"/>
        </w:rPr>
        <w:t>区块只有较小的</w:t>
      </w:r>
      <w:r w:rsidRPr="00646C3D">
        <w:rPr>
          <w:rFonts w:ascii="宋体" w:hAnsi="宋体" w:hint="eastAsia"/>
          <w:sz w:val="24"/>
          <w:szCs w:val="24"/>
        </w:rPr>
        <w:t>存储</w:t>
      </w:r>
      <w:r w:rsidRPr="00646C3D">
        <w:rPr>
          <w:rFonts w:ascii="宋体" w:hAnsi="宋体"/>
          <w:sz w:val="24"/>
          <w:szCs w:val="24"/>
        </w:rPr>
        <w:t>空间增长</w:t>
      </w:r>
      <w:r w:rsidRPr="00646C3D">
        <w:rPr>
          <w:rFonts w:ascii="宋体" w:hAnsi="宋体" w:hint="eastAsia"/>
          <w:sz w:val="24"/>
          <w:szCs w:val="24"/>
        </w:rPr>
        <w:t>，</w:t>
      </w:r>
      <w:r w:rsidRPr="00646C3D">
        <w:rPr>
          <w:rFonts w:ascii="宋体" w:hAnsi="宋体"/>
          <w:sz w:val="24"/>
          <w:szCs w:val="24"/>
        </w:rPr>
        <w:t>根据目前</w:t>
      </w:r>
      <w:r w:rsidRPr="00646C3D">
        <w:rPr>
          <w:rFonts w:ascii="宋体" w:hAnsi="宋体" w:hint="eastAsia"/>
          <w:sz w:val="24"/>
          <w:szCs w:val="24"/>
        </w:rPr>
        <w:t>以太</w:t>
      </w:r>
      <w:proofErr w:type="gramStart"/>
      <w:r w:rsidRPr="00646C3D">
        <w:rPr>
          <w:rFonts w:ascii="宋体" w:hAnsi="宋体" w:hint="eastAsia"/>
          <w:sz w:val="24"/>
          <w:szCs w:val="24"/>
        </w:rPr>
        <w:t>坊系统</w:t>
      </w:r>
      <w:proofErr w:type="gramEnd"/>
      <w:r w:rsidRPr="00646C3D">
        <w:rPr>
          <w:rFonts w:ascii="宋体" w:hAnsi="宋体"/>
          <w:sz w:val="24"/>
          <w:szCs w:val="24"/>
        </w:rPr>
        <w:t>的吞吐量，</w:t>
      </w:r>
      <w:r w:rsidRPr="00646C3D">
        <w:rPr>
          <w:rFonts w:ascii="宋体" w:hAnsi="宋体" w:hint="eastAsia"/>
          <w:sz w:val="24"/>
          <w:szCs w:val="24"/>
        </w:rPr>
        <w:t>加入MST之后</w:t>
      </w:r>
      <w:r w:rsidRPr="00646C3D">
        <w:rPr>
          <w:rFonts w:ascii="宋体" w:hAnsi="宋体"/>
          <w:sz w:val="24"/>
          <w:szCs w:val="24"/>
        </w:rPr>
        <w:t>区块的平均大小不会出现</w:t>
      </w:r>
      <w:r w:rsidRPr="00646C3D">
        <w:rPr>
          <w:rFonts w:ascii="宋体" w:hAnsi="宋体" w:hint="eastAsia"/>
          <w:sz w:val="24"/>
          <w:szCs w:val="24"/>
        </w:rPr>
        <w:t>较</w:t>
      </w:r>
      <w:r w:rsidRPr="00646C3D">
        <w:rPr>
          <w:rFonts w:ascii="宋体" w:hAnsi="宋体"/>
          <w:sz w:val="24"/>
          <w:szCs w:val="24"/>
        </w:rPr>
        <w:t>大的增长。</w:t>
      </w:r>
    </w:p>
    <w:p w14:paraId="00C1B687" w14:textId="0EB3DDF9" w:rsidR="005C1E65" w:rsidRPr="00646C3D" w:rsidRDefault="005C1E65" w:rsidP="00646C3D">
      <w:pPr>
        <w:spacing w:line="400" w:lineRule="exact"/>
        <w:rPr>
          <w:rFonts w:ascii="宋体" w:hAnsi="宋体"/>
          <w:b/>
          <w:bCs/>
          <w:sz w:val="24"/>
          <w:szCs w:val="24"/>
        </w:rPr>
      </w:pPr>
      <w:r w:rsidRPr="00646C3D">
        <w:rPr>
          <w:rFonts w:ascii="宋体" w:hAnsi="宋体" w:hint="eastAsia"/>
          <w:b/>
          <w:bCs/>
          <w:sz w:val="24"/>
          <w:szCs w:val="24"/>
        </w:rPr>
        <w:t xml:space="preserve"> 4.3.2 系统</w:t>
      </w:r>
      <w:r w:rsidRPr="00646C3D">
        <w:rPr>
          <w:rFonts w:ascii="宋体" w:hAnsi="宋体"/>
          <w:b/>
          <w:bCs/>
          <w:sz w:val="24"/>
          <w:szCs w:val="24"/>
        </w:rPr>
        <w:t>响应时间</w:t>
      </w:r>
    </w:p>
    <w:p w14:paraId="2E56B26E" w14:textId="342B270F"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对于系统在单链检索模块的响应时间，我们测试了3个不同数据集(</w:t>
      </w:r>
      <w:proofErr w:type="spellStart"/>
      <w:r w:rsidRPr="00646C3D">
        <w:rPr>
          <w:rFonts w:ascii="宋体" w:hAnsi="宋体"/>
          <w:sz w:val="24"/>
          <w:szCs w:val="24"/>
        </w:rPr>
        <w:t>AM,SB,taxi</w:t>
      </w:r>
      <w:proofErr w:type="spellEnd"/>
      <w:r w:rsidRPr="00646C3D">
        <w:rPr>
          <w:rFonts w:ascii="宋体" w:hAnsi="宋体" w:hint="eastAsia"/>
          <w:sz w:val="24"/>
          <w:szCs w:val="24"/>
        </w:rPr>
        <w:t>)下的四种搜索方式（基本搜索，语义关键字搜索，模糊搜索，范围搜索）的平均查询时间和最差情况下的查询时间，</w:t>
      </w:r>
      <w:r w:rsidRPr="00646C3D">
        <w:rPr>
          <w:rFonts w:ascii="宋体" w:hAnsi="宋体"/>
          <w:sz w:val="24"/>
          <w:szCs w:val="24"/>
        </w:rPr>
        <w:t>其中基本查询包括以太坊的</w:t>
      </w:r>
      <w:proofErr w:type="spellStart"/>
      <w:r w:rsidRPr="00646C3D">
        <w:rPr>
          <w:rFonts w:ascii="宋体" w:hAnsi="宋体" w:hint="eastAsia"/>
          <w:sz w:val="24"/>
          <w:szCs w:val="24"/>
        </w:rPr>
        <w:t>get</w:t>
      </w:r>
      <w:r w:rsidRPr="00646C3D">
        <w:rPr>
          <w:rFonts w:ascii="宋体" w:hAnsi="宋体"/>
          <w:sz w:val="24"/>
          <w:szCs w:val="24"/>
        </w:rPr>
        <w:t>BalanceByAddress,getBlockByHash</w:t>
      </w:r>
      <w:proofErr w:type="spellEnd"/>
      <w:r w:rsidRPr="00646C3D">
        <w:rPr>
          <w:rFonts w:ascii="宋体" w:hAnsi="宋体"/>
          <w:sz w:val="24"/>
          <w:szCs w:val="24"/>
        </w:rPr>
        <w:t>,</w:t>
      </w:r>
      <w:r w:rsidRPr="00646C3D">
        <w:rPr>
          <w:rFonts w:ascii="宋体" w:hAnsi="宋体" w:hint="eastAsia"/>
          <w:sz w:val="24"/>
          <w:szCs w:val="24"/>
        </w:rPr>
        <w:t>和</w:t>
      </w:r>
      <w:proofErr w:type="spellStart"/>
      <w:r w:rsidRPr="00646C3D">
        <w:rPr>
          <w:rFonts w:ascii="宋体" w:hAnsi="宋体" w:hint="eastAsia"/>
          <w:sz w:val="24"/>
          <w:szCs w:val="24"/>
        </w:rPr>
        <w:t>getTransactionByHash</w:t>
      </w:r>
      <w:proofErr w:type="spellEnd"/>
      <w:r w:rsidRPr="00646C3D">
        <w:rPr>
          <w:rFonts w:ascii="宋体" w:hAnsi="宋体" w:hint="eastAsia"/>
          <w:sz w:val="24"/>
          <w:szCs w:val="24"/>
        </w:rPr>
        <w:t>。由于</w:t>
      </w:r>
      <w:r w:rsidRPr="00646C3D">
        <w:rPr>
          <w:rFonts w:ascii="宋体" w:hAnsi="宋体"/>
          <w:sz w:val="24"/>
          <w:szCs w:val="24"/>
        </w:rPr>
        <w:t>轻节点采用的是委托检索的方式，</w:t>
      </w:r>
      <w:r w:rsidRPr="00646C3D">
        <w:rPr>
          <w:rFonts w:ascii="宋体" w:hAnsi="宋体" w:hint="eastAsia"/>
          <w:sz w:val="24"/>
          <w:szCs w:val="24"/>
        </w:rPr>
        <w:t>需要与</w:t>
      </w:r>
      <w:r w:rsidRPr="00646C3D">
        <w:rPr>
          <w:rFonts w:ascii="宋体" w:hAnsi="宋体"/>
          <w:sz w:val="24"/>
          <w:szCs w:val="24"/>
        </w:rPr>
        <w:t>全节点进行网络通信并对搜索结果进行验证，</w:t>
      </w:r>
      <w:r w:rsidRPr="00646C3D">
        <w:rPr>
          <w:rFonts w:ascii="宋体" w:hAnsi="宋体" w:hint="eastAsia"/>
          <w:sz w:val="24"/>
          <w:szCs w:val="24"/>
        </w:rPr>
        <w:t>所以在</w:t>
      </w:r>
      <w:r w:rsidRPr="00646C3D">
        <w:rPr>
          <w:rFonts w:ascii="宋体" w:hAnsi="宋体"/>
          <w:sz w:val="24"/>
          <w:szCs w:val="24"/>
        </w:rPr>
        <w:t>测试响应时间时对轻节点和全节点分别进行测试。</w:t>
      </w:r>
    </w:p>
    <w:p w14:paraId="4F07FF0D" w14:textId="77777777"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系统的</w:t>
      </w:r>
      <w:r w:rsidRPr="00646C3D">
        <w:rPr>
          <w:rFonts w:ascii="宋体" w:hAnsi="宋体"/>
          <w:sz w:val="24"/>
          <w:szCs w:val="24"/>
        </w:rPr>
        <w:t>响应时间</w:t>
      </w:r>
      <w:r w:rsidRPr="00646C3D">
        <w:rPr>
          <w:rFonts w:ascii="宋体" w:hAnsi="宋体" w:hint="eastAsia"/>
          <w:sz w:val="24"/>
          <w:szCs w:val="24"/>
        </w:rPr>
        <w:t>如</w:t>
      </w:r>
      <w:r w:rsidRPr="00646C3D">
        <w:rPr>
          <w:rFonts w:ascii="宋体" w:hAnsi="宋体"/>
          <w:sz w:val="24"/>
          <w:szCs w:val="24"/>
        </w:rPr>
        <w:t>表1</w:t>
      </w:r>
      <w:r w:rsidRPr="00646C3D">
        <w:rPr>
          <w:rFonts w:ascii="宋体" w:hAnsi="宋体" w:hint="eastAsia"/>
          <w:sz w:val="24"/>
          <w:szCs w:val="24"/>
        </w:rPr>
        <w:t>所示：</w:t>
      </w:r>
    </w:p>
    <w:tbl>
      <w:tblPr>
        <w:tblStyle w:val="ab"/>
        <w:tblW w:w="9209" w:type="dxa"/>
        <w:tblLayout w:type="fixed"/>
        <w:tblLook w:val="04A0" w:firstRow="1" w:lastRow="0" w:firstColumn="1" w:lastColumn="0" w:noHBand="0" w:noVBand="1"/>
      </w:tblPr>
      <w:tblGrid>
        <w:gridCol w:w="1696"/>
        <w:gridCol w:w="709"/>
        <w:gridCol w:w="709"/>
        <w:gridCol w:w="709"/>
        <w:gridCol w:w="708"/>
        <w:gridCol w:w="567"/>
        <w:gridCol w:w="567"/>
        <w:gridCol w:w="567"/>
        <w:gridCol w:w="709"/>
        <w:gridCol w:w="567"/>
        <w:gridCol w:w="567"/>
        <w:gridCol w:w="567"/>
        <w:gridCol w:w="567"/>
      </w:tblGrid>
      <w:tr w:rsidR="009C324F" w14:paraId="339F41D6" w14:textId="77777777" w:rsidTr="009F00B5">
        <w:trPr>
          <w:trHeight w:val="453"/>
        </w:trPr>
        <w:tc>
          <w:tcPr>
            <w:tcW w:w="1696" w:type="dxa"/>
          </w:tcPr>
          <w:p w14:paraId="00D06E71" w14:textId="77777777" w:rsidR="009C324F" w:rsidRDefault="009C324F" w:rsidP="009F00B5">
            <w:pPr>
              <w:jc w:val="center"/>
            </w:pPr>
            <w:r>
              <w:t>Q</w:t>
            </w:r>
            <w:r>
              <w:rPr>
                <w:rFonts w:hint="eastAsia"/>
              </w:rPr>
              <w:t>uery</w:t>
            </w:r>
            <w:r>
              <w:t xml:space="preserve"> approach</w:t>
            </w:r>
          </w:p>
        </w:tc>
        <w:tc>
          <w:tcPr>
            <w:tcW w:w="3969" w:type="dxa"/>
            <w:gridSpan w:val="6"/>
          </w:tcPr>
          <w:p w14:paraId="57299AEC" w14:textId="77777777" w:rsidR="009C324F" w:rsidRDefault="009C324F" w:rsidP="009F00B5">
            <w:pPr>
              <w:jc w:val="center"/>
            </w:pPr>
            <w:r>
              <w:t>B</w:t>
            </w:r>
            <w:r>
              <w:rPr>
                <w:rFonts w:hint="eastAsia"/>
              </w:rPr>
              <w:t xml:space="preserve">asic </w:t>
            </w:r>
            <w:r>
              <w:t>query</w:t>
            </w:r>
          </w:p>
        </w:tc>
        <w:tc>
          <w:tcPr>
            <w:tcW w:w="3544" w:type="dxa"/>
            <w:gridSpan w:val="6"/>
          </w:tcPr>
          <w:p w14:paraId="72294093" w14:textId="77777777" w:rsidR="009C324F" w:rsidRDefault="009C324F" w:rsidP="009F00B5">
            <w:pPr>
              <w:jc w:val="center"/>
            </w:pPr>
            <w:r>
              <w:rPr>
                <w:rFonts w:ascii="Arial" w:hAnsi="Arial" w:cs="Arial"/>
                <w:color w:val="333333"/>
                <w:sz w:val="20"/>
                <w:szCs w:val="20"/>
                <w:shd w:val="clear" w:color="auto" w:fill="FFFFFF"/>
              </w:rPr>
              <w:t>Semantic</w:t>
            </w:r>
            <w:r>
              <w:rPr>
                <w:rFonts w:hint="eastAsia"/>
              </w:rPr>
              <w:t xml:space="preserve"> (</w:t>
            </w:r>
            <w:r>
              <w:t>keyword</w:t>
            </w:r>
            <w:r>
              <w:rPr>
                <w:rFonts w:hint="eastAsia"/>
              </w:rPr>
              <w:t>)</w:t>
            </w:r>
            <w:r>
              <w:t xml:space="preserve"> query</w:t>
            </w:r>
          </w:p>
        </w:tc>
      </w:tr>
      <w:tr w:rsidR="009C324F" w14:paraId="4D17F689" w14:textId="77777777" w:rsidTr="009F00B5">
        <w:trPr>
          <w:trHeight w:val="436"/>
        </w:trPr>
        <w:tc>
          <w:tcPr>
            <w:tcW w:w="1696" w:type="dxa"/>
          </w:tcPr>
          <w:p w14:paraId="7FAD8116" w14:textId="77777777" w:rsidR="009C324F" w:rsidRDefault="009C324F" w:rsidP="009F00B5">
            <w:pPr>
              <w:jc w:val="center"/>
            </w:pPr>
            <w:r>
              <w:rPr>
                <w:rFonts w:hint="eastAsia"/>
              </w:rPr>
              <w:t>data</w:t>
            </w:r>
            <w:r>
              <w:t>set</w:t>
            </w:r>
          </w:p>
        </w:tc>
        <w:tc>
          <w:tcPr>
            <w:tcW w:w="1418" w:type="dxa"/>
            <w:gridSpan w:val="2"/>
          </w:tcPr>
          <w:p w14:paraId="3E3E1ABC" w14:textId="77777777" w:rsidR="009C324F" w:rsidRDefault="009C324F" w:rsidP="009F00B5">
            <w:pPr>
              <w:jc w:val="center"/>
            </w:pPr>
            <w:r>
              <w:rPr>
                <w:rFonts w:hint="eastAsia"/>
              </w:rPr>
              <w:t>AM</w:t>
            </w:r>
          </w:p>
        </w:tc>
        <w:tc>
          <w:tcPr>
            <w:tcW w:w="1417" w:type="dxa"/>
            <w:gridSpan w:val="2"/>
          </w:tcPr>
          <w:p w14:paraId="6F946DF1" w14:textId="77777777" w:rsidR="009C324F" w:rsidRDefault="009C324F" w:rsidP="009F00B5">
            <w:pPr>
              <w:jc w:val="center"/>
            </w:pPr>
            <w:r>
              <w:rPr>
                <w:rFonts w:hint="eastAsia"/>
              </w:rPr>
              <w:t>SB</w:t>
            </w:r>
          </w:p>
        </w:tc>
        <w:tc>
          <w:tcPr>
            <w:tcW w:w="1134" w:type="dxa"/>
            <w:gridSpan w:val="2"/>
          </w:tcPr>
          <w:p w14:paraId="2C4AB9FA" w14:textId="77777777" w:rsidR="009C324F" w:rsidRDefault="009C324F" w:rsidP="009F00B5">
            <w:pPr>
              <w:jc w:val="center"/>
            </w:pPr>
            <w:r>
              <w:t>taxi</w:t>
            </w:r>
          </w:p>
        </w:tc>
        <w:tc>
          <w:tcPr>
            <w:tcW w:w="1276" w:type="dxa"/>
            <w:gridSpan w:val="2"/>
          </w:tcPr>
          <w:p w14:paraId="49CD7660" w14:textId="77777777" w:rsidR="009C324F" w:rsidRDefault="009C324F" w:rsidP="009F00B5">
            <w:pPr>
              <w:jc w:val="cente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A</w:t>
            </w:r>
            <w:r>
              <w:rPr>
                <w:rFonts w:ascii="Arial" w:hAnsi="Arial" w:cs="Arial"/>
                <w:color w:val="333333"/>
                <w:sz w:val="20"/>
                <w:szCs w:val="20"/>
                <w:shd w:val="clear" w:color="auto" w:fill="FFFFFF"/>
              </w:rPr>
              <w:t>M</w:t>
            </w:r>
          </w:p>
        </w:tc>
        <w:tc>
          <w:tcPr>
            <w:tcW w:w="1134" w:type="dxa"/>
            <w:gridSpan w:val="2"/>
          </w:tcPr>
          <w:p w14:paraId="6A431072" w14:textId="77777777" w:rsidR="009C324F" w:rsidRDefault="009C324F" w:rsidP="009F00B5">
            <w:pPr>
              <w:ind w:firstLineChars="100" w:firstLine="20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SB</w:t>
            </w:r>
          </w:p>
        </w:tc>
        <w:tc>
          <w:tcPr>
            <w:tcW w:w="1134" w:type="dxa"/>
            <w:gridSpan w:val="2"/>
          </w:tcPr>
          <w:p w14:paraId="29DAE1DF" w14:textId="77777777" w:rsidR="009C324F" w:rsidRDefault="009C324F" w:rsidP="009F00B5">
            <w:pPr>
              <w:jc w:val="center"/>
              <w:rPr>
                <w:rFonts w:ascii="Arial" w:hAnsi="Arial" w:cs="Arial"/>
                <w:color w:val="333333"/>
                <w:sz w:val="20"/>
                <w:szCs w:val="20"/>
                <w:shd w:val="clear" w:color="auto" w:fill="FFFFFF"/>
              </w:rPr>
            </w:pPr>
            <w:r>
              <w:t>taxi</w:t>
            </w:r>
          </w:p>
        </w:tc>
      </w:tr>
      <w:tr w:rsidR="009C324F" w14:paraId="15002DE0" w14:textId="77777777" w:rsidTr="009F00B5">
        <w:trPr>
          <w:trHeight w:val="905"/>
        </w:trPr>
        <w:tc>
          <w:tcPr>
            <w:tcW w:w="1696" w:type="dxa"/>
          </w:tcPr>
          <w:p w14:paraId="2B59CD66" w14:textId="77777777" w:rsidR="009C324F" w:rsidRDefault="009C324F" w:rsidP="009F00B5">
            <w:pPr>
              <w:jc w:val="center"/>
            </w:pPr>
            <w:r>
              <w:rPr>
                <w:rFonts w:hint="eastAsia"/>
              </w:rPr>
              <w:t>node</w:t>
            </w:r>
            <w:r>
              <w:t xml:space="preserve"> type</w:t>
            </w:r>
          </w:p>
        </w:tc>
        <w:tc>
          <w:tcPr>
            <w:tcW w:w="709" w:type="dxa"/>
          </w:tcPr>
          <w:p w14:paraId="2F297D8D" w14:textId="77777777" w:rsidR="009C324F" w:rsidRDefault="009C324F" w:rsidP="009F00B5">
            <w:pPr>
              <w:jc w:val="center"/>
            </w:pPr>
            <w:r>
              <w:rPr>
                <w:rFonts w:hint="eastAsia"/>
              </w:rPr>
              <w:t>light node</w:t>
            </w:r>
          </w:p>
        </w:tc>
        <w:tc>
          <w:tcPr>
            <w:tcW w:w="709" w:type="dxa"/>
          </w:tcPr>
          <w:p w14:paraId="65C2463D" w14:textId="77777777" w:rsidR="009C324F" w:rsidRDefault="009C324F" w:rsidP="009F00B5">
            <w:pPr>
              <w:jc w:val="center"/>
            </w:pPr>
            <w:r>
              <w:rPr>
                <w:rFonts w:hint="eastAsia"/>
              </w:rPr>
              <w:t>full node</w:t>
            </w:r>
          </w:p>
        </w:tc>
        <w:tc>
          <w:tcPr>
            <w:tcW w:w="709" w:type="dxa"/>
          </w:tcPr>
          <w:p w14:paraId="690D7EF4" w14:textId="77777777" w:rsidR="009C324F" w:rsidRDefault="009C324F" w:rsidP="009F00B5">
            <w:pPr>
              <w:jc w:val="center"/>
            </w:pPr>
            <w:r>
              <w:rPr>
                <w:rFonts w:hint="eastAsia"/>
              </w:rPr>
              <w:t>light node</w:t>
            </w:r>
          </w:p>
        </w:tc>
        <w:tc>
          <w:tcPr>
            <w:tcW w:w="708" w:type="dxa"/>
          </w:tcPr>
          <w:p w14:paraId="45CC4CF4" w14:textId="77777777" w:rsidR="009C324F" w:rsidRDefault="009C324F" w:rsidP="009F00B5">
            <w:pPr>
              <w:jc w:val="center"/>
            </w:pPr>
            <w:r>
              <w:rPr>
                <w:rFonts w:hint="eastAsia"/>
              </w:rPr>
              <w:t>full node</w:t>
            </w:r>
          </w:p>
        </w:tc>
        <w:tc>
          <w:tcPr>
            <w:tcW w:w="567" w:type="dxa"/>
          </w:tcPr>
          <w:p w14:paraId="49B0FF36" w14:textId="77777777" w:rsidR="009C324F" w:rsidRDefault="009C324F" w:rsidP="009F00B5">
            <w:pPr>
              <w:jc w:val="center"/>
            </w:pPr>
            <w:r>
              <w:rPr>
                <w:rFonts w:hint="eastAsia"/>
              </w:rPr>
              <w:t>light node</w:t>
            </w:r>
          </w:p>
        </w:tc>
        <w:tc>
          <w:tcPr>
            <w:tcW w:w="567" w:type="dxa"/>
          </w:tcPr>
          <w:p w14:paraId="263B9AE7" w14:textId="77777777" w:rsidR="009C324F" w:rsidRDefault="009C324F" w:rsidP="009F00B5">
            <w:pPr>
              <w:jc w:val="center"/>
            </w:pPr>
            <w:r>
              <w:rPr>
                <w:rFonts w:hint="eastAsia"/>
              </w:rPr>
              <w:t>full node</w:t>
            </w:r>
          </w:p>
        </w:tc>
        <w:tc>
          <w:tcPr>
            <w:tcW w:w="567" w:type="dxa"/>
          </w:tcPr>
          <w:p w14:paraId="57B2530D" w14:textId="77777777" w:rsidR="009C324F" w:rsidRDefault="009C324F" w:rsidP="009F00B5">
            <w:pPr>
              <w:jc w:val="center"/>
            </w:pPr>
            <w:r>
              <w:rPr>
                <w:rFonts w:hint="eastAsia"/>
              </w:rPr>
              <w:t>light node</w:t>
            </w:r>
          </w:p>
        </w:tc>
        <w:tc>
          <w:tcPr>
            <w:tcW w:w="709" w:type="dxa"/>
          </w:tcPr>
          <w:p w14:paraId="6F291055" w14:textId="77777777" w:rsidR="009C324F" w:rsidRDefault="009C324F" w:rsidP="009F00B5">
            <w:pPr>
              <w:jc w:val="center"/>
            </w:pPr>
            <w:r>
              <w:rPr>
                <w:rFonts w:hint="eastAsia"/>
              </w:rPr>
              <w:t>full node</w:t>
            </w:r>
          </w:p>
        </w:tc>
        <w:tc>
          <w:tcPr>
            <w:tcW w:w="567" w:type="dxa"/>
          </w:tcPr>
          <w:p w14:paraId="15647B53" w14:textId="77777777" w:rsidR="009C324F" w:rsidRDefault="009C324F" w:rsidP="009F00B5">
            <w:pPr>
              <w:jc w:val="center"/>
            </w:pPr>
            <w:r>
              <w:rPr>
                <w:rFonts w:hint="eastAsia"/>
              </w:rPr>
              <w:t>light node</w:t>
            </w:r>
          </w:p>
        </w:tc>
        <w:tc>
          <w:tcPr>
            <w:tcW w:w="567" w:type="dxa"/>
          </w:tcPr>
          <w:p w14:paraId="4ADBEF1A" w14:textId="77777777" w:rsidR="009C324F" w:rsidRDefault="009C324F" w:rsidP="009F00B5">
            <w:pPr>
              <w:jc w:val="center"/>
            </w:pPr>
            <w:r>
              <w:rPr>
                <w:rFonts w:hint="eastAsia"/>
              </w:rPr>
              <w:t>full node</w:t>
            </w:r>
          </w:p>
        </w:tc>
        <w:tc>
          <w:tcPr>
            <w:tcW w:w="567" w:type="dxa"/>
          </w:tcPr>
          <w:p w14:paraId="72708B03" w14:textId="77777777" w:rsidR="009C324F" w:rsidRDefault="009C324F" w:rsidP="009F00B5">
            <w:pPr>
              <w:jc w:val="center"/>
            </w:pPr>
            <w:r>
              <w:rPr>
                <w:rFonts w:hint="eastAsia"/>
              </w:rPr>
              <w:t>light node</w:t>
            </w:r>
          </w:p>
        </w:tc>
        <w:tc>
          <w:tcPr>
            <w:tcW w:w="567" w:type="dxa"/>
          </w:tcPr>
          <w:p w14:paraId="6291F8BC" w14:textId="77777777" w:rsidR="009C324F" w:rsidRDefault="009C324F" w:rsidP="009F00B5">
            <w:pPr>
              <w:jc w:val="center"/>
            </w:pPr>
            <w:r>
              <w:rPr>
                <w:rFonts w:hint="eastAsia"/>
              </w:rPr>
              <w:t>full node</w:t>
            </w:r>
          </w:p>
        </w:tc>
      </w:tr>
      <w:tr w:rsidR="009C324F" w14:paraId="46BBFB14" w14:textId="77777777" w:rsidTr="009F00B5">
        <w:trPr>
          <w:trHeight w:val="436"/>
        </w:trPr>
        <w:tc>
          <w:tcPr>
            <w:tcW w:w="1696" w:type="dxa"/>
          </w:tcPr>
          <w:p w14:paraId="42EC9B3A" w14:textId="77777777" w:rsidR="009C324F" w:rsidRDefault="009C324F" w:rsidP="009F00B5">
            <w:pPr>
              <w:jc w:val="center"/>
            </w:pPr>
            <w:r>
              <w:t>M</w:t>
            </w:r>
            <w:r>
              <w:rPr>
                <w:rFonts w:hint="eastAsia"/>
              </w:rPr>
              <w:t>ean</w:t>
            </w:r>
            <w:r>
              <w:t>(</w:t>
            </w:r>
            <w:proofErr w:type="spellStart"/>
            <w:r>
              <w:t>ms</w:t>
            </w:r>
            <w:proofErr w:type="spellEnd"/>
            <w:r>
              <w:t>)</w:t>
            </w:r>
          </w:p>
        </w:tc>
        <w:tc>
          <w:tcPr>
            <w:tcW w:w="709" w:type="dxa"/>
          </w:tcPr>
          <w:p w14:paraId="0A0BEA66" w14:textId="77777777" w:rsidR="009C324F" w:rsidRDefault="009C324F" w:rsidP="009F00B5">
            <w:pPr>
              <w:jc w:val="center"/>
            </w:pPr>
            <w:r>
              <w:rPr>
                <w:rFonts w:hint="eastAsia"/>
              </w:rPr>
              <w:t>2</w:t>
            </w:r>
          </w:p>
        </w:tc>
        <w:tc>
          <w:tcPr>
            <w:tcW w:w="709" w:type="dxa"/>
          </w:tcPr>
          <w:p w14:paraId="062BF4DE" w14:textId="77777777" w:rsidR="009C324F" w:rsidRDefault="009C324F" w:rsidP="009F00B5">
            <w:pPr>
              <w:jc w:val="center"/>
            </w:pPr>
            <w:r>
              <w:rPr>
                <w:rFonts w:hint="eastAsia"/>
              </w:rPr>
              <w:t>2</w:t>
            </w:r>
          </w:p>
        </w:tc>
        <w:tc>
          <w:tcPr>
            <w:tcW w:w="709" w:type="dxa"/>
          </w:tcPr>
          <w:p w14:paraId="5F5DA9C2" w14:textId="77777777" w:rsidR="009C324F" w:rsidRDefault="009C324F" w:rsidP="009F00B5">
            <w:pPr>
              <w:jc w:val="center"/>
            </w:pPr>
            <w:r>
              <w:rPr>
                <w:rFonts w:hint="eastAsia"/>
              </w:rPr>
              <w:t>2</w:t>
            </w:r>
          </w:p>
        </w:tc>
        <w:tc>
          <w:tcPr>
            <w:tcW w:w="708" w:type="dxa"/>
          </w:tcPr>
          <w:p w14:paraId="274671C3" w14:textId="77777777" w:rsidR="009C324F" w:rsidRDefault="009C324F" w:rsidP="009F00B5">
            <w:pPr>
              <w:jc w:val="center"/>
            </w:pPr>
            <w:r>
              <w:rPr>
                <w:rFonts w:hint="eastAsia"/>
              </w:rPr>
              <w:t>2</w:t>
            </w:r>
          </w:p>
        </w:tc>
        <w:tc>
          <w:tcPr>
            <w:tcW w:w="567" w:type="dxa"/>
          </w:tcPr>
          <w:p w14:paraId="54870A19" w14:textId="77777777" w:rsidR="009C324F" w:rsidRDefault="009C324F" w:rsidP="009F00B5">
            <w:pPr>
              <w:jc w:val="center"/>
            </w:pPr>
            <w:r>
              <w:rPr>
                <w:rFonts w:hint="eastAsia"/>
              </w:rPr>
              <w:t>2</w:t>
            </w:r>
          </w:p>
        </w:tc>
        <w:tc>
          <w:tcPr>
            <w:tcW w:w="567" w:type="dxa"/>
          </w:tcPr>
          <w:p w14:paraId="5B9B4D21" w14:textId="77777777" w:rsidR="009C324F" w:rsidRDefault="009C324F" w:rsidP="009F00B5">
            <w:pPr>
              <w:jc w:val="center"/>
            </w:pPr>
            <w:r>
              <w:rPr>
                <w:rFonts w:hint="eastAsia"/>
              </w:rPr>
              <w:t>2</w:t>
            </w:r>
          </w:p>
        </w:tc>
        <w:tc>
          <w:tcPr>
            <w:tcW w:w="567" w:type="dxa"/>
          </w:tcPr>
          <w:p w14:paraId="6FEAC1FA" w14:textId="77777777" w:rsidR="009C324F" w:rsidRDefault="009C324F" w:rsidP="009F00B5">
            <w:pPr>
              <w:jc w:val="center"/>
            </w:pPr>
            <w:r>
              <w:rPr>
                <w:rFonts w:hint="eastAsia"/>
              </w:rPr>
              <w:t>5</w:t>
            </w:r>
          </w:p>
        </w:tc>
        <w:tc>
          <w:tcPr>
            <w:tcW w:w="709" w:type="dxa"/>
          </w:tcPr>
          <w:p w14:paraId="1C208F9B" w14:textId="77777777" w:rsidR="009C324F" w:rsidRDefault="009C324F" w:rsidP="009F00B5">
            <w:pPr>
              <w:jc w:val="center"/>
            </w:pPr>
            <w:r>
              <w:rPr>
                <w:rFonts w:hint="eastAsia"/>
              </w:rPr>
              <w:t>4</w:t>
            </w:r>
          </w:p>
        </w:tc>
        <w:tc>
          <w:tcPr>
            <w:tcW w:w="567" w:type="dxa"/>
          </w:tcPr>
          <w:p w14:paraId="2831E37C" w14:textId="77777777" w:rsidR="009C324F" w:rsidRDefault="009C324F" w:rsidP="009F00B5">
            <w:pPr>
              <w:jc w:val="center"/>
            </w:pPr>
            <w:r>
              <w:rPr>
                <w:rFonts w:hint="eastAsia"/>
              </w:rPr>
              <w:t>6</w:t>
            </w:r>
          </w:p>
        </w:tc>
        <w:tc>
          <w:tcPr>
            <w:tcW w:w="567" w:type="dxa"/>
          </w:tcPr>
          <w:p w14:paraId="1CF0CC0A" w14:textId="77777777" w:rsidR="009C324F" w:rsidRDefault="009C324F" w:rsidP="009F00B5">
            <w:pPr>
              <w:jc w:val="center"/>
            </w:pPr>
            <w:r>
              <w:rPr>
                <w:rFonts w:hint="eastAsia"/>
              </w:rPr>
              <w:t>5</w:t>
            </w:r>
          </w:p>
        </w:tc>
        <w:tc>
          <w:tcPr>
            <w:tcW w:w="567" w:type="dxa"/>
          </w:tcPr>
          <w:p w14:paraId="5CD053C1" w14:textId="77777777" w:rsidR="009C324F" w:rsidRDefault="009C324F" w:rsidP="009F00B5">
            <w:pPr>
              <w:jc w:val="center"/>
            </w:pPr>
            <w:r>
              <w:t>-</w:t>
            </w:r>
          </w:p>
        </w:tc>
        <w:tc>
          <w:tcPr>
            <w:tcW w:w="567" w:type="dxa"/>
          </w:tcPr>
          <w:p w14:paraId="3F29EED3" w14:textId="77777777" w:rsidR="009C324F" w:rsidRDefault="009C324F" w:rsidP="009F00B5">
            <w:pPr>
              <w:jc w:val="center"/>
            </w:pPr>
            <w:r>
              <w:t>-</w:t>
            </w:r>
          </w:p>
        </w:tc>
      </w:tr>
      <w:tr w:rsidR="009C324F" w14:paraId="65924560" w14:textId="77777777" w:rsidTr="009F00B5">
        <w:trPr>
          <w:trHeight w:val="453"/>
        </w:trPr>
        <w:tc>
          <w:tcPr>
            <w:tcW w:w="1696" w:type="dxa"/>
          </w:tcPr>
          <w:p w14:paraId="349C13B8" w14:textId="77777777" w:rsidR="009C324F" w:rsidRDefault="009C324F" w:rsidP="009F00B5">
            <w:pPr>
              <w:jc w:val="center"/>
            </w:pPr>
            <w:r>
              <w:rPr>
                <w:rFonts w:hint="eastAsia"/>
              </w:rPr>
              <w:t>W</w:t>
            </w:r>
            <w:r>
              <w:t>orse case(</w:t>
            </w:r>
            <w:proofErr w:type="spellStart"/>
            <w:r>
              <w:t>ms</w:t>
            </w:r>
            <w:proofErr w:type="spellEnd"/>
            <w:r>
              <w:t>)</w:t>
            </w:r>
          </w:p>
        </w:tc>
        <w:tc>
          <w:tcPr>
            <w:tcW w:w="709" w:type="dxa"/>
          </w:tcPr>
          <w:p w14:paraId="62AD516F" w14:textId="77777777" w:rsidR="009C324F" w:rsidRDefault="009C324F" w:rsidP="009F00B5">
            <w:pPr>
              <w:jc w:val="center"/>
            </w:pPr>
            <w:r>
              <w:rPr>
                <w:rFonts w:hint="eastAsia"/>
              </w:rPr>
              <w:t>4</w:t>
            </w:r>
          </w:p>
        </w:tc>
        <w:tc>
          <w:tcPr>
            <w:tcW w:w="709" w:type="dxa"/>
          </w:tcPr>
          <w:p w14:paraId="2E19F621" w14:textId="77777777" w:rsidR="009C324F" w:rsidRDefault="009C324F" w:rsidP="009F00B5">
            <w:pPr>
              <w:jc w:val="center"/>
            </w:pPr>
            <w:r>
              <w:rPr>
                <w:rFonts w:hint="eastAsia"/>
              </w:rPr>
              <w:t>3</w:t>
            </w:r>
          </w:p>
        </w:tc>
        <w:tc>
          <w:tcPr>
            <w:tcW w:w="709" w:type="dxa"/>
          </w:tcPr>
          <w:p w14:paraId="35040B8F" w14:textId="77777777" w:rsidR="009C324F" w:rsidRDefault="009C324F" w:rsidP="009F00B5">
            <w:pPr>
              <w:jc w:val="center"/>
            </w:pPr>
            <w:r>
              <w:rPr>
                <w:rFonts w:hint="eastAsia"/>
              </w:rPr>
              <w:t>4</w:t>
            </w:r>
          </w:p>
        </w:tc>
        <w:tc>
          <w:tcPr>
            <w:tcW w:w="708" w:type="dxa"/>
          </w:tcPr>
          <w:p w14:paraId="773C2FEF" w14:textId="77777777" w:rsidR="009C324F" w:rsidRDefault="009C324F" w:rsidP="009F00B5">
            <w:pPr>
              <w:jc w:val="center"/>
            </w:pPr>
            <w:r>
              <w:rPr>
                <w:rFonts w:hint="eastAsia"/>
              </w:rPr>
              <w:t>3</w:t>
            </w:r>
          </w:p>
        </w:tc>
        <w:tc>
          <w:tcPr>
            <w:tcW w:w="567" w:type="dxa"/>
          </w:tcPr>
          <w:p w14:paraId="5B07CC7F" w14:textId="77777777" w:rsidR="009C324F" w:rsidRDefault="009C324F" w:rsidP="009F00B5">
            <w:pPr>
              <w:jc w:val="center"/>
            </w:pPr>
            <w:r>
              <w:rPr>
                <w:rFonts w:hint="eastAsia"/>
              </w:rPr>
              <w:t>4</w:t>
            </w:r>
          </w:p>
        </w:tc>
        <w:tc>
          <w:tcPr>
            <w:tcW w:w="567" w:type="dxa"/>
          </w:tcPr>
          <w:p w14:paraId="553D1AE6" w14:textId="77777777" w:rsidR="009C324F" w:rsidRDefault="009C324F" w:rsidP="009F00B5">
            <w:pPr>
              <w:jc w:val="center"/>
            </w:pPr>
            <w:r>
              <w:rPr>
                <w:rFonts w:hint="eastAsia"/>
              </w:rPr>
              <w:t>3</w:t>
            </w:r>
          </w:p>
        </w:tc>
        <w:tc>
          <w:tcPr>
            <w:tcW w:w="567" w:type="dxa"/>
          </w:tcPr>
          <w:p w14:paraId="243DBF93" w14:textId="77777777" w:rsidR="009C324F" w:rsidRDefault="009C324F" w:rsidP="009F00B5">
            <w:pPr>
              <w:jc w:val="center"/>
            </w:pPr>
            <w:r>
              <w:rPr>
                <w:rFonts w:hint="eastAsia"/>
              </w:rPr>
              <w:t>106</w:t>
            </w:r>
          </w:p>
        </w:tc>
        <w:tc>
          <w:tcPr>
            <w:tcW w:w="709" w:type="dxa"/>
          </w:tcPr>
          <w:p w14:paraId="6FEB31F5" w14:textId="77777777" w:rsidR="009C324F" w:rsidRDefault="009C324F" w:rsidP="009F00B5">
            <w:pPr>
              <w:jc w:val="center"/>
            </w:pPr>
            <w:r>
              <w:rPr>
                <w:rFonts w:hint="eastAsia"/>
              </w:rPr>
              <w:t>33</w:t>
            </w:r>
          </w:p>
        </w:tc>
        <w:tc>
          <w:tcPr>
            <w:tcW w:w="567" w:type="dxa"/>
          </w:tcPr>
          <w:p w14:paraId="2CE86FC1" w14:textId="77777777" w:rsidR="009C324F" w:rsidRDefault="009C324F" w:rsidP="009F00B5">
            <w:pPr>
              <w:jc w:val="center"/>
            </w:pPr>
            <w:r>
              <w:rPr>
                <w:rFonts w:hint="eastAsia"/>
              </w:rPr>
              <w:t>60</w:t>
            </w:r>
          </w:p>
        </w:tc>
        <w:tc>
          <w:tcPr>
            <w:tcW w:w="567" w:type="dxa"/>
          </w:tcPr>
          <w:p w14:paraId="6C13FA61" w14:textId="77777777" w:rsidR="009C324F" w:rsidRDefault="009C324F" w:rsidP="009F00B5">
            <w:pPr>
              <w:jc w:val="center"/>
            </w:pPr>
            <w:r>
              <w:rPr>
                <w:rFonts w:hint="eastAsia"/>
              </w:rPr>
              <w:t>23</w:t>
            </w:r>
          </w:p>
        </w:tc>
        <w:tc>
          <w:tcPr>
            <w:tcW w:w="567" w:type="dxa"/>
          </w:tcPr>
          <w:p w14:paraId="55794F14" w14:textId="77777777" w:rsidR="009C324F" w:rsidRDefault="009C324F" w:rsidP="009F00B5">
            <w:pPr>
              <w:jc w:val="center"/>
            </w:pPr>
            <w:r>
              <w:t>-</w:t>
            </w:r>
          </w:p>
        </w:tc>
        <w:tc>
          <w:tcPr>
            <w:tcW w:w="567" w:type="dxa"/>
          </w:tcPr>
          <w:p w14:paraId="29DB8537" w14:textId="77777777" w:rsidR="009C324F" w:rsidRDefault="009C324F" w:rsidP="009F00B5">
            <w:pPr>
              <w:jc w:val="center"/>
            </w:pPr>
            <w:r>
              <w:t>-</w:t>
            </w:r>
          </w:p>
        </w:tc>
      </w:tr>
    </w:tbl>
    <w:p w14:paraId="377C6F22" w14:textId="77777777" w:rsidR="009C324F" w:rsidRDefault="009C324F" w:rsidP="009C324F"/>
    <w:tbl>
      <w:tblPr>
        <w:tblStyle w:val="ab"/>
        <w:tblW w:w="9209" w:type="dxa"/>
        <w:tblLayout w:type="fixed"/>
        <w:tblLook w:val="04A0" w:firstRow="1" w:lastRow="0" w:firstColumn="1" w:lastColumn="0" w:noHBand="0" w:noVBand="1"/>
      </w:tblPr>
      <w:tblGrid>
        <w:gridCol w:w="814"/>
        <w:gridCol w:w="912"/>
        <w:gridCol w:w="730"/>
        <w:gridCol w:w="913"/>
        <w:gridCol w:w="547"/>
        <w:gridCol w:w="730"/>
        <w:gridCol w:w="730"/>
        <w:gridCol w:w="913"/>
        <w:gridCol w:w="730"/>
        <w:gridCol w:w="730"/>
        <w:gridCol w:w="730"/>
        <w:gridCol w:w="730"/>
      </w:tblGrid>
      <w:tr w:rsidR="009C324F" w14:paraId="691A729B" w14:textId="77777777" w:rsidTr="009F00B5">
        <w:trPr>
          <w:trHeight w:val="453"/>
        </w:trPr>
        <w:tc>
          <w:tcPr>
            <w:tcW w:w="4646" w:type="dxa"/>
            <w:gridSpan w:val="6"/>
          </w:tcPr>
          <w:p w14:paraId="3BC03D79" w14:textId="77777777" w:rsidR="009C324F" w:rsidRDefault="009C324F" w:rsidP="009F00B5">
            <w:pPr>
              <w:jc w:val="center"/>
            </w:pPr>
            <w:r>
              <w:t>Range query</w:t>
            </w:r>
          </w:p>
        </w:tc>
        <w:tc>
          <w:tcPr>
            <w:tcW w:w="4563" w:type="dxa"/>
            <w:gridSpan w:val="6"/>
          </w:tcPr>
          <w:p w14:paraId="590327CB" w14:textId="77777777" w:rsidR="009C324F" w:rsidRDefault="009C324F" w:rsidP="009F00B5">
            <w:pPr>
              <w:jc w:val="center"/>
            </w:pPr>
            <w:r>
              <w:rPr>
                <w:rFonts w:hint="eastAsia"/>
              </w:rPr>
              <w:t xml:space="preserve">Fuzzy </w:t>
            </w:r>
            <w:r>
              <w:t>query</w:t>
            </w:r>
          </w:p>
        </w:tc>
      </w:tr>
      <w:tr w:rsidR="009C324F" w14:paraId="60CD40D6" w14:textId="77777777" w:rsidTr="009F00B5">
        <w:trPr>
          <w:trHeight w:val="436"/>
        </w:trPr>
        <w:tc>
          <w:tcPr>
            <w:tcW w:w="1726" w:type="dxa"/>
            <w:gridSpan w:val="2"/>
          </w:tcPr>
          <w:p w14:paraId="36AB98AC" w14:textId="77777777" w:rsidR="009C324F" w:rsidRDefault="009C324F" w:rsidP="009F00B5">
            <w:pPr>
              <w:jc w:val="center"/>
            </w:pPr>
            <w:r>
              <w:rPr>
                <w:rFonts w:hint="eastAsia"/>
              </w:rPr>
              <w:lastRenderedPageBreak/>
              <w:t>AM</w:t>
            </w:r>
          </w:p>
        </w:tc>
        <w:tc>
          <w:tcPr>
            <w:tcW w:w="1643" w:type="dxa"/>
            <w:gridSpan w:val="2"/>
          </w:tcPr>
          <w:p w14:paraId="700CDBB1" w14:textId="77777777" w:rsidR="009C324F" w:rsidRDefault="009C324F" w:rsidP="009F00B5">
            <w:pPr>
              <w:jc w:val="center"/>
            </w:pPr>
            <w:r>
              <w:rPr>
                <w:rFonts w:hint="eastAsia"/>
              </w:rPr>
              <w:t>SB</w:t>
            </w:r>
          </w:p>
        </w:tc>
        <w:tc>
          <w:tcPr>
            <w:tcW w:w="1277" w:type="dxa"/>
            <w:gridSpan w:val="2"/>
          </w:tcPr>
          <w:p w14:paraId="38551401" w14:textId="77777777" w:rsidR="009C324F" w:rsidRDefault="009C324F" w:rsidP="009F00B5">
            <w:pPr>
              <w:jc w:val="center"/>
            </w:pPr>
            <w:r>
              <w:t>taxi</w:t>
            </w:r>
          </w:p>
        </w:tc>
        <w:tc>
          <w:tcPr>
            <w:tcW w:w="1643" w:type="dxa"/>
            <w:gridSpan w:val="2"/>
          </w:tcPr>
          <w:p w14:paraId="32ED4A33" w14:textId="77777777" w:rsidR="009C324F" w:rsidRDefault="009C324F" w:rsidP="009F00B5">
            <w:pPr>
              <w:jc w:val="cente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A</w:t>
            </w:r>
            <w:r>
              <w:rPr>
                <w:rFonts w:ascii="Arial" w:hAnsi="Arial" w:cs="Arial"/>
                <w:color w:val="333333"/>
                <w:sz w:val="20"/>
                <w:szCs w:val="20"/>
                <w:shd w:val="clear" w:color="auto" w:fill="FFFFFF"/>
              </w:rPr>
              <w:t>M</w:t>
            </w:r>
          </w:p>
        </w:tc>
        <w:tc>
          <w:tcPr>
            <w:tcW w:w="1460" w:type="dxa"/>
            <w:gridSpan w:val="2"/>
          </w:tcPr>
          <w:p w14:paraId="54444637" w14:textId="77777777" w:rsidR="009C324F" w:rsidRDefault="009C324F" w:rsidP="009F00B5">
            <w:pPr>
              <w:ind w:firstLineChars="100" w:firstLine="20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SB</w:t>
            </w:r>
          </w:p>
        </w:tc>
        <w:tc>
          <w:tcPr>
            <w:tcW w:w="1460" w:type="dxa"/>
            <w:gridSpan w:val="2"/>
          </w:tcPr>
          <w:p w14:paraId="5A4694F4" w14:textId="77777777" w:rsidR="009C324F" w:rsidRDefault="009C324F" w:rsidP="009F00B5">
            <w:pPr>
              <w:jc w:val="center"/>
              <w:rPr>
                <w:rFonts w:ascii="Arial" w:hAnsi="Arial" w:cs="Arial"/>
                <w:color w:val="333333"/>
                <w:sz w:val="20"/>
                <w:szCs w:val="20"/>
                <w:shd w:val="clear" w:color="auto" w:fill="FFFFFF"/>
              </w:rPr>
            </w:pPr>
            <w:r>
              <w:t>taxi</w:t>
            </w:r>
          </w:p>
        </w:tc>
      </w:tr>
      <w:tr w:rsidR="009C324F" w14:paraId="316EAC34" w14:textId="77777777" w:rsidTr="009F00B5">
        <w:trPr>
          <w:trHeight w:val="905"/>
        </w:trPr>
        <w:tc>
          <w:tcPr>
            <w:tcW w:w="814" w:type="dxa"/>
          </w:tcPr>
          <w:p w14:paraId="3D3D36AC" w14:textId="77777777" w:rsidR="009C324F" w:rsidRDefault="009C324F" w:rsidP="009F00B5">
            <w:pPr>
              <w:jc w:val="center"/>
            </w:pPr>
            <w:r>
              <w:rPr>
                <w:rFonts w:hint="eastAsia"/>
              </w:rPr>
              <w:t>light node</w:t>
            </w:r>
          </w:p>
        </w:tc>
        <w:tc>
          <w:tcPr>
            <w:tcW w:w="912" w:type="dxa"/>
          </w:tcPr>
          <w:p w14:paraId="706731A8" w14:textId="77777777" w:rsidR="009C324F" w:rsidRDefault="009C324F" w:rsidP="009F00B5">
            <w:pPr>
              <w:jc w:val="center"/>
            </w:pPr>
            <w:r>
              <w:rPr>
                <w:rFonts w:hint="eastAsia"/>
              </w:rPr>
              <w:t>full node</w:t>
            </w:r>
          </w:p>
        </w:tc>
        <w:tc>
          <w:tcPr>
            <w:tcW w:w="730" w:type="dxa"/>
          </w:tcPr>
          <w:p w14:paraId="41E8FDAE" w14:textId="77777777" w:rsidR="009C324F" w:rsidRDefault="009C324F" w:rsidP="009F00B5">
            <w:pPr>
              <w:jc w:val="center"/>
            </w:pPr>
            <w:r>
              <w:rPr>
                <w:rFonts w:hint="eastAsia"/>
              </w:rPr>
              <w:t>light node</w:t>
            </w:r>
          </w:p>
        </w:tc>
        <w:tc>
          <w:tcPr>
            <w:tcW w:w="913" w:type="dxa"/>
          </w:tcPr>
          <w:p w14:paraId="2258DB99" w14:textId="77777777" w:rsidR="009C324F" w:rsidRDefault="009C324F" w:rsidP="009F00B5">
            <w:pPr>
              <w:jc w:val="center"/>
            </w:pPr>
            <w:r>
              <w:rPr>
                <w:rFonts w:hint="eastAsia"/>
              </w:rPr>
              <w:t>full node</w:t>
            </w:r>
          </w:p>
        </w:tc>
        <w:tc>
          <w:tcPr>
            <w:tcW w:w="547" w:type="dxa"/>
          </w:tcPr>
          <w:p w14:paraId="45ED38D3" w14:textId="77777777" w:rsidR="009C324F" w:rsidRDefault="009C324F" w:rsidP="009F00B5">
            <w:pPr>
              <w:jc w:val="center"/>
            </w:pPr>
            <w:r>
              <w:rPr>
                <w:rFonts w:hint="eastAsia"/>
              </w:rPr>
              <w:t>light node</w:t>
            </w:r>
          </w:p>
        </w:tc>
        <w:tc>
          <w:tcPr>
            <w:tcW w:w="730" w:type="dxa"/>
          </w:tcPr>
          <w:p w14:paraId="38A9D1FE" w14:textId="77777777" w:rsidR="009C324F" w:rsidRDefault="009C324F" w:rsidP="009F00B5">
            <w:pPr>
              <w:jc w:val="center"/>
            </w:pPr>
            <w:r>
              <w:rPr>
                <w:rFonts w:hint="eastAsia"/>
              </w:rPr>
              <w:t>full node</w:t>
            </w:r>
          </w:p>
        </w:tc>
        <w:tc>
          <w:tcPr>
            <w:tcW w:w="730" w:type="dxa"/>
          </w:tcPr>
          <w:p w14:paraId="65E9C0DB" w14:textId="77777777" w:rsidR="009C324F" w:rsidRDefault="009C324F" w:rsidP="009F00B5">
            <w:pPr>
              <w:jc w:val="center"/>
            </w:pPr>
            <w:r>
              <w:rPr>
                <w:rFonts w:hint="eastAsia"/>
              </w:rPr>
              <w:t>light node</w:t>
            </w:r>
          </w:p>
        </w:tc>
        <w:tc>
          <w:tcPr>
            <w:tcW w:w="913" w:type="dxa"/>
          </w:tcPr>
          <w:p w14:paraId="53988B9E" w14:textId="77777777" w:rsidR="009C324F" w:rsidRDefault="009C324F" w:rsidP="009F00B5">
            <w:pPr>
              <w:jc w:val="center"/>
            </w:pPr>
            <w:r>
              <w:rPr>
                <w:rFonts w:hint="eastAsia"/>
              </w:rPr>
              <w:t>light node</w:t>
            </w:r>
          </w:p>
        </w:tc>
        <w:tc>
          <w:tcPr>
            <w:tcW w:w="730" w:type="dxa"/>
          </w:tcPr>
          <w:p w14:paraId="1E31021E" w14:textId="77777777" w:rsidR="009C324F" w:rsidRDefault="009C324F" w:rsidP="009F00B5">
            <w:pPr>
              <w:jc w:val="center"/>
            </w:pPr>
            <w:r>
              <w:rPr>
                <w:rFonts w:hint="eastAsia"/>
              </w:rPr>
              <w:t>full node</w:t>
            </w:r>
          </w:p>
        </w:tc>
        <w:tc>
          <w:tcPr>
            <w:tcW w:w="730" w:type="dxa"/>
          </w:tcPr>
          <w:p w14:paraId="592B0AF2" w14:textId="77777777" w:rsidR="009C324F" w:rsidRDefault="009C324F" w:rsidP="009F00B5">
            <w:pPr>
              <w:jc w:val="center"/>
            </w:pPr>
            <w:r>
              <w:rPr>
                <w:rFonts w:hint="eastAsia"/>
              </w:rPr>
              <w:t>light node</w:t>
            </w:r>
          </w:p>
        </w:tc>
        <w:tc>
          <w:tcPr>
            <w:tcW w:w="730" w:type="dxa"/>
          </w:tcPr>
          <w:p w14:paraId="634FBBC8" w14:textId="77777777" w:rsidR="009C324F" w:rsidRDefault="009C324F" w:rsidP="009F00B5">
            <w:pPr>
              <w:jc w:val="center"/>
            </w:pPr>
            <w:r>
              <w:rPr>
                <w:rFonts w:hint="eastAsia"/>
              </w:rPr>
              <w:t>light node</w:t>
            </w:r>
          </w:p>
        </w:tc>
        <w:tc>
          <w:tcPr>
            <w:tcW w:w="730" w:type="dxa"/>
          </w:tcPr>
          <w:p w14:paraId="04E3C7A5" w14:textId="77777777" w:rsidR="009C324F" w:rsidRDefault="009C324F" w:rsidP="009F00B5">
            <w:pPr>
              <w:jc w:val="center"/>
            </w:pPr>
            <w:r>
              <w:rPr>
                <w:rFonts w:hint="eastAsia"/>
              </w:rPr>
              <w:t>full node</w:t>
            </w:r>
          </w:p>
        </w:tc>
      </w:tr>
      <w:tr w:rsidR="009C324F" w14:paraId="4BFF6186" w14:textId="77777777" w:rsidTr="009F00B5">
        <w:trPr>
          <w:trHeight w:val="436"/>
        </w:trPr>
        <w:tc>
          <w:tcPr>
            <w:tcW w:w="814" w:type="dxa"/>
          </w:tcPr>
          <w:p w14:paraId="7DD1279F" w14:textId="77777777" w:rsidR="009C324F" w:rsidRDefault="009C324F" w:rsidP="009F00B5">
            <w:pPr>
              <w:jc w:val="center"/>
            </w:pPr>
            <w:r>
              <w:t>-</w:t>
            </w:r>
          </w:p>
        </w:tc>
        <w:tc>
          <w:tcPr>
            <w:tcW w:w="912" w:type="dxa"/>
          </w:tcPr>
          <w:p w14:paraId="5BE9EBB5" w14:textId="77777777" w:rsidR="009C324F" w:rsidRDefault="009C324F" w:rsidP="009F00B5">
            <w:pPr>
              <w:jc w:val="center"/>
            </w:pPr>
            <w:r>
              <w:t>-</w:t>
            </w:r>
          </w:p>
        </w:tc>
        <w:tc>
          <w:tcPr>
            <w:tcW w:w="730" w:type="dxa"/>
          </w:tcPr>
          <w:p w14:paraId="38045CCA" w14:textId="77777777" w:rsidR="009C324F" w:rsidRDefault="009C324F" w:rsidP="009F00B5">
            <w:pPr>
              <w:jc w:val="center"/>
            </w:pPr>
            <w:r>
              <w:rPr>
                <w:rFonts w:hint="eastAsia"/>
              </w:rPr>
              <w:t>19</w:t>
            </w:r>
          </w:p>
        </w:tc>
        <w:tc>
          <w:tcPr>
            <w:tcW w:w="913" w:type="dxa"/>
          </w:tcPr>
          <w:p w14:paraId="1A6889A7" w14:textId="77777777" w:rsidR="009C324F" w:rsidRDefault="009C324F" w:rsidP="009F00B5">
            <w:pPr>
              <w:jc w:val="center"/>
            </w:pPr>
            <w:r>
              <w:rPr>
                <w:rFonts w:hint="eastAsia"/>
              </w:rPr>
              <w:t>17</w:t>
            </w:r>
          </w:p>
        </w:tc>
        <w:tc>
          <w:tcPr>
            <w:tcW w:w="547" w:type="dxa"/>
          </w:tcPr>
          <w:p w14:paraId="37757E18" w14:textId="77777777" w:rsidR="009C324F" w:rsidRDefault="009C324F" w:rsidP="009F00B5">
            <w:pPr>
              <w:jc w:val="center"/>
            </w:pPr>
            <w:r>
              <w:t>21</w:t>
            </w:r>
          </w:p>
        </w:tc>
        <w:tc>
          <w:tcPr>
            <w:tcW w:w="730" w:type="dxa"/>
          </w:tcPr>
          <w:p w14:paraId="317341ED" w14:textId="77777777" w:rsidR="009C324F" w:rsidRDefault="009C324F" w:rsidP="009F00B5">
            <w:pPr>
              <w:jc w:val="center"/>
            </w:pPr>
            <w:r>
              <w:rPr>
                <w:rFonts w:hint="eastAsia"/>
              </w:rPr>
              <w:t>20</w:t>
            </w:r>
          </w:p>
        </w:tc>
        <w:tc>
          <w:tcPr>
            <w:tcW w:w="730" w:type="dxa"/>
          </w:tcPr>
          <w:p w14:paraId="2DB4E775" w14:textId="77777777" w:rsidR="009C324F" w:rsidRDefault="009C324F" w:rsidP="009F00B5">
            <w:pPr>
              <w:jc w:val="center"/>
            </w:pPr>
            <w:r>
              <w:rPr>
                <w:rFonts w:hint="eastAsia"/>
              </w:rPr>
              <w:t>11</w:t>
            </w:r>
          </w:p>
        </w:tc>
        <w:tc>
          <w:tcPr>
            <w:tcW w:w="913" w:type="dxa"/>
          </w:tcPr>
          <w:p w14:paraId="10203C7D" w14:textId="77777777" w:rsidR="009C324F" w:rsidRDefault="009C324F" w:rsidP="009F00B5">
            <w:pPr>
              <w:jc w:val="center"/>
            </w:pPr>
            <w:r>
              <w:rPr>
                <w:rFonts w:hint="eastAsia"/>
              </w:rPr>
              <w:t>10</w:t>
            </w:r>
          </w:p>
        </w:tc>
        <w:tc>
          <w:tcPr>
            <w:tcW w:w="730" w:type="dxa"/>
          </w:tcPr>
          <w:p w14:paraId="3FBD37BD" w14:textId="77777777" w:rsidR="009C324F" w:rsidRDefault="009C324F" w:rsidP="009F00B5">
            <w:pPr>
              <w:jc w:val="center"/>
            </w:pPr>
            <w:r>
              <w:rPr>
                <w:rFonts w:hint="eastAsia"/>
              </w:rPr>
              <w:t>13</w:t>
            </w:r>
          </w:p>
        </w:tc>
        <w:tc>
          <w:tcPr>
            <w:tcW w:w="730" w:type="dxa"/>
          </w:tcPr>
          <w:p w14:paraId="59102D91" w14:textId="77777777" w:rsidR="009C324F" w:rsidRDefault="009C324F" w:rsidP="009F00B5">
            <w:pPr>
              <w:jc w:val="center"/>
            </w:pPr>
            <w:r>
              <w:rPr>
                <w:rFonts w:hint="eastAsia"/>
              </w:rPr>
              <w:t>11</w:t>
            </w:r>
          </w:p>
        </w:tc>
        <w:tc>
          <w:tcPr>
            <w:tcW w:w="730" w:type="dxa"/>
          </w:tcPr>
          <w:p w14:paraId="5CB100B2" w14:textId="77777777" w:rsidR="009C324F" w:rsidRDefault="009C324F" w:rsidP="009F00B5">
            <w:pPr>
              <w:jc w:val="center"/>
            </w:pPr>
            <w:r>
              <w:rPr>
                <w:rFonts w:hint="eastAsia"/>
              </w:rPr>
              <w:t>13</w:t>
            </w:r>
          </w:p>
        </w:tc>
        <w:tc>
          <w:tcPr>
            <w:tcW w:w="730" w:type="dxa"/>
          </w:tcPr>
          <w:p w14:paraId="0D749185" w14:textId="77777777" w:rsidR="009C324F" w:rsidRDefault="009C324F" w:rsidP="009F00B5">
            <w:pPr>
              <w:jc w:val="center"/>
            </w:pPr>
            <w:r>
              <w:rPr>
                <w:rFonts w:hint="eastAsia"/>
              </w:rPr>
              <w:t>12</w:t>
            </w:r>
          </w:p>
        </w:tc>
      </w:tr>
      <w:tr w:rsidR="009C324F" w14:paraId="44F0B5A9" w14:textId="77777777" w:rsidTr="009F00B5">
        <w:trPr>
          <w:trHeight w:val="453"/>
        </w:trPr>
        <w:tc>
          <w:tcPr>
            <w:tcW w:w="814" w:type="dxa"/>
          </w:tcPr>
          <w:p w14:paraId="1F4D3317" w14:textId="77777777" w:rsidR="009C324F" w:rsidRDefault="009C324F" w:rsidP="009F00B5">
            <w:pPr>
              <w:jc w:val="center"/>
            </w:pPr>
            <w:r>
              <w:t>-</w:t>
            </w:r>
          </w:p>
        </w:tc>
        <w:tc>
          <w:tcPr>
            <w:tcW w:w="912" w:type="dxa"/>
          </w:tcPr>
          <w:p w14:paraId="6FADB1EC" w14:textId="77777777" w:rsidR="009C324F" w:rsidRDefault="009C324F" w:rsidP="009F00B5">
            <w:pPr>
              <w:jc w:val="center"/>
            </w:pPr>
            <w:r>
              <w:rPr>
                <w:rFonts w:hint="eastAsia"/>
              </w:rPr>
              <w:t>-</w:t>
            </w:r>
          </w:p>
        </w:tc>
        <w:tc>
          <w:tcPr>
            <w:tcW w:w="730" w:type="dxa"/>
          </w:tcPr>
          <w:p w14:paraId="758FB041" w14:textId="77777777" w:rsidR="009C324F" w:rsidRDefault="009C324F" w:rsidP="009F00B5">
            <w:pPr>
              <w:jc w:val="center"/>
            </w:pPr>
            <w:r>
              <w:t>1</w:t>
            </w:r>
            <w:r>
              <w:rPr>
                <w:rFonts w:hint="eastAsia"/>
              </w:rPr>
              <w:t>56</w:t>
            </w:r>
          </w:p>
        </w:tc>
        <w:tc>
          <w:tcPr>
            <w:tcW w:w="913" w:type="dxa"/>
          </w:tcPr>
          <w:p w14:paraId="2469A1D4" w14:textId="77777777" w:rsidR="009C324F" w:rsidRDefault="009C324F" w:rsidP="009F00B5">
            <w:pPr>
              <w:jc w:val="center"/>
            </w:pPr>
            <w:r>
              <w:rPr>
                <w:rFonts w:hint="eastAsia"/>
              </w:rPr>
              <w:t>145</w:t>
            </w:r>
          </w:p>
        </w:tc>
        <w:tc>
          <w:tcPr>
            <w:tcW w:w="547" w:type="dxa"/>
          </w:tcPr>
          <w:p w14:paraId="0372115E" w14:textId="77777777" w:rsidR="009C324F" w:rsidRDefault="009C324F" w:rsidP="009F00B5">
            <w:pPr>
              <w:jc w:val="center"/>
            </w:pPr>
            <w:r>
              <w:rPr>
                <w:rFonts w:hint="eastAsia"/>
              </w:rPr>
              <w:t>273</w:t>
            </w:r>
          </w:p>
        </w:tc>
        <w:tc>
          <w:tcPr>
            <w:tcW w:w="730" w:type="dxa"/>
          </w:tcPr>
          <w:p w14:paraId="4A110456" w14:textId="77777777" w:rsidR="009C324F" w:rsidRDefault="009C324F" w:rsidP="009F00B5">
            <w:pPr>
              <w:jc w:val="center"/>
            </w:pPr>
            <w:r>
              <w:rPr>
                <w:rFonts w:hint="eastAsia"/>
              </w:rPr>
              <w:t>251</w:t>
            </w:r>
          </w:p>
        </w:tc>
        <w:tc>
          <w:tcPr>
            <w:tcW w:w="730" w:type="dxa"/>
          </w:tcPr>
          <w:p w14:paraId="09E03222" w14:textId="77777777" w:rsidR="009C324F" w:rsidRDefault="009C324F" w:rsidP="009F00B5">
            <w:pPr>
              <w:jc w:val="center"/>
            </w:pPr>
            <w:r>
              <w:rPr>
                <w:rFonts w:hint="eastAsia"/>
              </w:rPr>
              <w:t>29</w:t>
            </w:r>
          </w:p>
        </w:tc>
        <w:tc>
          <w:tcPr>
            <w:tcW w:w="913" w:type="dxa"/>
          </w:tcPr>
          <w:p w14:paraId="78F0027D" w14:textId="77777777" w:rsidR="009C324F" w:rsidRDefault="009C324F" w:rsidP="009F00B5">
            <w:pPr>
              <w:jc w:val="center"/>
            </w:pPr>
            <w:r>
              <w:rPr>
                <w:rFonts w:hint="eastAsia"/>
              </w:rPr>
              <w:t>26</w:t>
            </w:r>
          </w:p>
        </w:tc>
        <w:tc>
          <w:tcPr>
            <w:tcW w:w="730" w:type="dxa"/>
          </w:tcPr>
          <w:p w14:paraId="2A9C61D5" w14:textId="77777777" w:rsidR="009C324F" w:rsidRDefault="009C324F" w:rsidP="009F00B5">
            <w:pPr>
              <w:jc w:val="center"/>
            </w:pPr>
            <w:r>
              <w:rPr>
                <w:rFonts w:hint="eastAsia"/>
              </w:rPr>
              <w:t>33</w:t>
            </w:r>
          </w:p>
        </w:tc>
        <w:tc>
          <w:tcPr>
            <w:tcW w:w="730" w:type="dxa"/>
          </w:tcPr>
          <w:p w14:paraId="4C61FBEC" w14:textId="77777777" w:rsidR="009C324F" w:rsidRDefault="009C324F" w:rsidP="009F00B5">
            <w:pPr>
              <w:jc w:val="center"/>
            </w:pPr>
            <w:r>
              <w:rPr>
                <w:rFonts w:hint="eastAsia"/>
              </w:rPr>
              <w:t>29</w:t>
            </w:r>
          </w:p>
        </w:tc>
        <w:tc>
          <w:tcPr>
            <w:tcW w:w="730" w:type="dxa"/>
          </w:tcPr>
          <w:p w14:paraId="660A7AE1" w14:textId="77777777" w:rsidR="009C324F" w:rsidRDefault="009C324F" w:rsidP="009F00B5">
            <w:pPr>
              <w:jc w:val="center"/>
            </w:pPr>
            <w:r>
              <w:rPr>
                <w:rFonts w:hint="eastAsia"/>
              </w:rPr>
              <w:t>42</w:t>
            </w:r>
          </w:p>
        </w:tc>
        <w:tc>
          <w:tcPr>
            <w:tcW w:w="730" w:type="dxa"/>
          </w:tcPr>
          <w:p w14:paraId="3B18E407" w14:textId="77777777" w:rsidR="009C324F" w:rsidRDefault="009C324F" w:rsidP="009F00B5">
            <w:pPr>
              <w:jc w:val="center"/>
            </w:pPr>
            <w:r>
              <w:rPr>
                <w:rFonts w:hint="eastAsia"/>
              </w:rPr>
              <w:t>38</w:t>
            </w:r>
          </w:p>
        </w:tc>
      </w:tr>
    </w:tbl>
    <w:p w14:paraId="6175FB6B" w14:textId="77777777" w:rsidR="009C324F" w:rsidRDefault="009C324F" w:rsidP="009C324F">
      <w:pPr>
        <w:jc w:val="center"/>
      </w:pPr>
      <w:r>
        <w:rPr>
          <w:rFonts w:hint="eastAsia"/>
        </w:rPr>
        <w:t>表</w:t>
      </w:r>
      <w:r>
        <w:rPr>
          <w:rFonts w:hint="eastAsia"/>
        </w:rPr>
        <w:t xml:space="preserve">1 </w:t>
      </w:r>
      <w:r>
        <w:rPr>
          <w:rFonts w:hint="eastAsia"/>
        </w:rPr>
        <w:t>四种</w:t>
      </w:r>
      <w:r>
        <w:t>查询的响应时间</w:t>
      </w:r>
    </w:p>
    <w:p w14:paraId="063B2EB6" w14:textId="77777777" w:rsidR="009C324F" w:rsidRDefault="009C324F" w:rsidP="009C324F">
      <w:pPr>
        <w:jc w:val="center"/>
      </w:pPr>
    </w:p>
    <w:p w14:paraId="277BB2BE" w14:textId="77777777" w:rsidR="009C324F" w:rsidRDefault="009C324F" w:rsidP="009C324F">
      <w:pPr>
        <w:ind w:firstLineChars="200" w:firstLine="420"/>
      </w:pPr>
      <w:r>
        <w:rPr>
          <w:noProof/>
        </w:rPr>
        <w:drawing>
          <wp:inline distT="0" distB="0" distL="0" distR="0" wp14:anchorId="12122688" wp14:editId="5D5CDDDC">
            <wp:extent cx="1605751" cy="1214077"/>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2221" cy="1249212"/>
                    </a:xfrm>
                    <a:prstGeom prst="rect">
                      <a:avLst/>
                    </a:prstGeom>
                  </pic:spPr>
                </pic:pic>
              </a:graphicData>
            </a:graphic>
          </wp:inline>
        </w:drawing>
      </w:r>
      <w:r w:rsidRPr="00843C51">
        <w:rPr>
          <w:noProof/>
        </w:rPr>
        <w:t xml:space="preserve"> </w:t>
      </w:r>
      <w:r>
        <w:rPr>
          <w:noProof/>
        </w:rPr>
        <w:drawing>
          <wp:inline distT="0" distB="0" distL="0" distR="0" wp14:anchorId="4EB83270" wp14:editId="0B73D3A6">
            <wp:extent cx="1535650" cy="1191025"/>
            <wp:effectExtent l="0" t="0" r="762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70767" cy="1218261"/>
                    </a:xfrm>
                    <a:prstGeom prst="rect">
                      <a:avLst/>
                    </a:prstGeom>
                  </pic:spPr>
                </pic:pic>
              </a:graphicData>
            </a:graphic>
          </wp:inline>
        </w:drawing>
      </w:r>
      <w:r w:rsidRPr="009D1ABF">
        <w:rPr>
          <w:noProof/>
        </w:rPr>
        <w:t xml:space="preserve"> </w:t>
      </w:r>
      <w:r>
        <w:rPr>
          <w:noProof/>
        </w:rPr>
        <w:drawing>
          <wp:inline distT="0" distB="0" distL="0" distR="0" wp14:anchorId="758B3C6D" wp14:editId="799A197B">
            <wp:extent cx="1567602" cy="12058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6676" cy="1228168"/>
                    </a:xfrm>
                    <a:prstGeom prst="rect">
                      <a:avLst/>
                    </a:prstGeom>
                  </pic:spPr>
                </pic:pic>
              </a:graphicData>
            </a:graphic>
          </wp:inline>
        </w:drawing>
      </w:r>
    </w:p>
    <w:p w14:paraId="4F84E675" w14:textId="0203C9FD" w:rsidR="009C324F" w:rsidRDefault="009C324F" w:rsidP="009C324F">
      <w:pPr>
        <w:ind w:firstLineChars="200" w:firstLine="420"/>
      </w:pPr>
      <w:r>
        <w:rPr>
          <w:rFonts w:hint="eastAsia"/>
        </w:rPr>
        <w:t xml:space="preserve">                      </w:t>
      </w:r>
      <w:r>
        <w:rPr>
          <w:rFonts w:hint="eastAsia"/>
        </w:rPr>
        <w:t>图</w:t>
      </w:r>
      <w:r w:rsidR="00646C3D">
        <w:rPr>
          <w:rFonts w:hint="eastAsia"/>
        </w:rPr>
        <w:t>20</w:t>
      </w:r>
      <w:r>
        <w:t xml:space="preserve"> </w:t>
      </w:r>
      <w:r>
        <w:rPr>
          <w:rFonts w:hint="eastAsia"/>
        </w:rPr>
        <w:t>三个</w:t>
      </w:r>
      <w:r>
        <w:t>不同数据集</w:t>
      </w:r>
      <w:r>
        <w:rPr>
          <w:rFonts w:hint="eastAsia"/>
        </w:rPr>
        <w:t>查询</w:t>
      </w:r>
      <w:r>
        <w:t>的</w:t>
      </w:r>
      <w:r>
        <w:rPr>
          <w:rFonts w:hint="eastAsia"/>
        </w:rPr>
        <w:t>CPU</w:t>
      </w:r>
      <w:r>
        <w:rPr>
          <w:rFonts w:hint="eastAsia"/>
        </w:rPr>
        <w:t>时间</w:t>
      </w:r>
    </w:p>
    <w:p w14:paraId="388A02A0" w14:textId="77777777" w:rsidR="009C324F" w:rsidRDefault="009C324F" w:rsidP="009C324F"/>
    <w:p w14:paraId="21939216" w14:textId="7B692572"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通过表1可以</w:t>
      </w:r>
      <w:r w:rsidRPr="00646C3D">
        <w:rPr>
          <w:rFonts w:ascii="宋体" w:hAnsi="宋体"/>
          <w:sz w:val="24"/>
          <w:szCs w:val="24"/>
        </w:rPr>
        <w:t>得到，</w:t>
      </w:r>
      <w:r w:rsidRPr="00646C3D">
        <w:rPr>
          <w:rFonts w:ascii="宋体" w:hAnsi="宋体" w:hint="eastAsia"/>
          <w:sz w:val="24"/>
          <w:szCs w:val="24"/>
        </w:rPr>
        <w:t>我们的系统针对</w:t>
      </w:r>
      <w:r w:rsidRPr="00646C3D">
        <w:rPr>
          <w:rFonts w:ascii="宋体" w:hAnsi="宋体"/>
          <w:sz w:val="24"/>
          <w:szCs w:val="24"/>
        </w:rPr>
        <w:t>四种</w:t>
      </w:r>
      <w:r w:rsidRPr="00646C3D">
        <w:rPr>
          <w:rFonts w:ascii="宋体" w:hAnsi="宋体" w:hint="eastAsia"/>
          <w:sz w:val="24"/>
          <w:szCs w:val="24"/>
        </w:rPr>
        <w:t>不同</w:t>
      </w:r>
      <w:r w:rsidRPr="00646C3D">
        <w:rPr>
          <w:rFonts w:ascii="宋体" w:hAnsi="宋体"/>
          <w:sz w:val="24"/>
          <w:szCs w:val="24"/>
        </w:rPr>
        <w:t>的搜索</w:t>
      </w:r>
      <w:r w:rsidRPr="00646C3D">
        <w:rPr>
          <w:rFonts w:ascii="宋体" w:hAnsi="宋体" w:hint="eastAsia"/>
          <w:sz w:val="24"/>
          <w:szCs w:val="24"/>
        </w:rPr>
        <w:t>方式</w:t>
      </w:r>
      <w:r w:rsidRPr="00646C3D">
        <w:rPr>
          <w:rFonts w:ascii="宋体" w:hAnsi="宋体"/>
          <w:sz w:val="24"/>
          <w:szCs w:val="24"/>
        </w:rPr>
        <w:t>，</w:t>
      </w:r>
      <w:r w:rsidRPr="00646C3D">
        <w:rPr>
          <w:rFonts w:ascii="宋体" w:hAnsi="宋体" w:hint="eastAsia"/>
          <w:sz w:val="24"/>
          <w:szCs w:val="24"/>
        </w:rPr>
        <w:t>平均</w:t>
      </w:r>
      <w:r w:rsidRPr="00646C3D">
        <w:rPr>
          <w:rFonts w:ascii="宋体" w:hAnsi="宋体"/>
          <w:sz w:val="24"/>
          <w:szCs w:val="24"/>
        </w:rPr>
        <w:t>响应时间都</w:t>
      </w:r>
      <w:r w:rsidRPr="00646C3D">
        <w:rPr>
          <w:rFonts w:ascii="宋体" w:hAnsi="宋体" w:hint="eastAsia"/>
          <w:sz w:val="24"/>
          <w:szCs w:val="24"/>
        </w:rPr>
        <w:t>在20ms以内</w:t>
      </w:r>
      <w:r w:rsidRPr="00646C3D">
        <w:rPr>
          <w:rFonts w:ascii="宋体" w:hAnsi="宋体"/>
          <w:sz w:val="24"/>
          <w:szCs w:val="24"/>
        </w:rPr>
        <w:t>，</w:t>
      </w:r>
      <w:r w:rsidRPr="00646C3D">
        <w:rPr>
          <w:rFonts w:ascii="宋体" w:hAnsi="宋体" w:hint="eastAsia"/>
          <w:sz w:val="24"/>
          <w:szCs w:val="24"/>
        </w:rPr>
        <w:t>而通过</w:t>
      </w:r>
      <w:r w:rsidRPr="00646C3D">
        <w:rPr>
          <w:rFonts w:ascii="宋体" w:hAnsi="宋体"/>
          <w:sz w:val="24"/>
          <w:szCs w:val="24"/>
        </w:rPr>
        <w:t>对比轻节点和全节点的</w:t>
      </w:r>
      <w:r w:rsidRPr="00646C3D">
        <w:rPr>
          <w:rFonts w:ascii="宋体" w:hAnsi="宋体" w:hint="eastAsia"/>
          <w:sz w:val="24"/>
          <w:szCs w:val="24"/>
        </w:rPr>
        <w:t>响应时间</w:t>
      </w:r>
      <w:r w:rsidRPr="00646C3D">
        <w:rPr>
          <w:rFonts w:ascii="宋体" w:hAnsi="宋体"/>
          <w:sz w:val="24"/>
          <w:szCs w:val="24"/>
        </w:rPr>
        <w:t>，我们可以发现</w:t>
      </w:r>
      <w:r w:rsidRPr="00646C3D">
        <w:rPr>
          <w:rFonts w:ascii="宋体" w:hAnsi="宋体" w:hint="eastAsia"/>
          <w:sz w:val="24"/>
          <w:szCs w:val="24"/>
        </w:rPr>
        <w:t>，</w:t>
      </w:r>
      <w:r w:rsidRPr="00646C3D">
        <w:rPr>
          <w:rFonts w:ascii="宋体" w:hAnsi="宋体"/>
          <w:sz w:val="24"/>
          <w:szCs w:val="24"/>
        </w:rPr>
        <w:t>轻节点</w:t>
      </w:r>
      <w:r w:rsidRPr="00646C3D">
        <w:rPr>
          <w:rFonts w:ascii="宋体" w:hAnsi="宋体" w:hint="eastAsia"/>
          <w:sz w:val="24"/>
          <w:szCs w:val="24"/>
        </w:rPr>
        <w:t>的</w:t>
      </w:r>
      <w:r w:rsidRPr="00646C3D">
        <w:rPr>
          <w:rFonts w:ascii="宋体" w:hAnsi="宋体"/>
          <w:sz w:val="24"/>
          <w:szCs w:val="24"/>
        </w:rPr>
        <w:t>搜索相应时间比全节点略长，</w:t>
      </w:r>
      <w:r w:rsidRPr="00646C3D">
        <w:rPr>
          <w:rFonts w:ascii="宋体" w:hAnsi="宋体" w:hint="eastAsia"/>
          <w:sz w:val="24"/>
          <w:szCs w:val="24"/>
        </w:rPr>
        <w:t>证明</w:t>
      </w:r>
      <w:r w:rsidRPr="00646C3D">
        <w:rPr>
          <w:rFonts w:ascii="宋体" w:hAnsi="宋体"/>
          <w:sz w:val="24"/>
          <w:szCs w:val="24"/>
        </w:rPr>
        <w:t>我们的代理</w:t>
      </w:r>
      <w:r w:rsidRPr="00646C3D">
        <w:rPr>
          <w:rFonts w:ascii="宋体" w:hAnsi="宋体" w:hint="eastAsia"/>
          <w:sz w:val="24"/>
          <w:szCs w:val="24"/>
        </w:rPr>
        <w:t>搜索</w:t>
      </w:r>
      <w:r w:rsidRPr="00646C3D">
        <w:rPr>
          <w:rFonts w:ascii="宋体" w:hAnsi="宋体"/>
          <w:sz w:val="24"/>
          <w:szCs w:val="24"/>
        </w:rPr>
        <w:t>验证效率较高，</w:t>
      </w:r>
      <w:r w:rsidRPr="00646C3D">
        <w:rPr>
          <w:rFonts w:ascii="宋体" w:hAnsi="宋体" w:hint="eastAsia"/>
          <w:sz w:val="24"/>
          <w:szCs w:val="24"/>
        </w:rPr>
        <w:t>轻节点对搜索</w:t>
      </w:r>
      <w:r w:rsidRPr="00646C3D">
        <w:rPr>
          <w:rFonts w:ascii="宋体" w:hAnsi="宋体"/>
          <w:sz w:val="24"/>
          <w:szCs w:val="24"/>
        </w:rPr>
        <w:t>的验证</w:t>
      </w:r>
      <w:r w:rsidRPr="00646C3D">
        <w:rPr>
          <w:rFonts w:ascii="宋体" w:hAnsi="宋体" w:hint="eastAsia"/>
          <w:sz w:val="24"/>
          <w:szCs w:val="24"/>
        </w:rPr>
        <w:t>时间</w:t>
      </w:r>
      <w:r w:rsidRPr="00646C3D">
        <w:rPr>
          <w:rFonts w:ascii="宋体" w:hAnsi="宋体"/>
          <w:sz w:val="24"/>
          <w:szCs w:val="24"/>
        </w:rPr>
        <w:t>较短。我们</w:t>
      </w:r>
      <w:r w:rsidRPr="00646C3D">
        <w:rPr>
          <w:rFonts w:ascii="宋体" w:hAnsi="宋体" w:hint="eastAsia"/>
          <w:sz w:val="24"/>
          <w:szCs w:val="24"/>
        </w:rPr>
        <w:t>统计</w:t>
      </w:r>
      <w:r w:rsidRPr="00646C3D">
        <w:rPr>
          <w:rFonts w:ascii="宋体" w:hAnsi="宋体"/>
          <w:sz w:val="24"/>
          <w:szCs w:val="24"/>
        </w:rPr>
        <w:t>了不同查询规模下</w:t>
      </w:r>
      <w:r w:rsidRPr="00646C3D">
        <w:rPr>
          <w:rFonts w:ascii="宋体" w:hAnsi="宋体" w:hint="eastAsia"/>
          <w:sz w:val="24"/>
          <w:szCs w:val="24"/>
        </w:rPr>
        <w:t>3个</w:t>
      </w:r>
      <w:r w:rsidRPr="00646C3D">
        <w:rPr>
          <w:rFonts w:ascii="宋体" w:hAnsi="宋体"/>
          <w:sz w:val="24"/>
          <w:szCs w:val="24"/>
        </w:rPr>
        <w:t>数据</w:t>
      </w:r>
      <w:r w:rsidRPr="00646C3D">
        <w:rPr>
          <w:rFonts w:ascii="宋体" w:hAnsi="宋体" w:hint="eastAsia"/>
          <w:sz w:val="24"/>
          <w:szCs w:val="24"/>
        </w:rPr>
        <w:t>集</w:t>
      </w:r>
      <w:r w:rsidRPr="00646C3D">
        <w:rPr>
          <w:rFonts w:ascii="宋体" w:hAnsi="宋体"/>
          <w:sz w:val="24"/>
          <w:szCs w:val="24"/>
        </w:rPr>
        <w:t>对于不同查询的累积响应时间，</w:t>
      </w:r>
      <w:r w:rsidRPr="00646C3D">
        <w:rPr>
          <w:rFonts w:ascii="宋体" w:hAnsi="宋体" w:hint="eastAsia"/>
          <w:sz w:val="24"/>
          <w:szCs w:val="24"/>
        </w:rPr>
        <w:t>统计</w:t>
      </w:r>
      <w:r w:rsidRPr="00646C3D">
        <w:rPr>
          <w:rFonts w:ascii="宋体" w:hAnsi="宋体"/>
          <w:sz w:val="24"/>
          <w:szCs w:val="24"/>
        </w:rPr>
        <w:t>的</w:t>
      </w:r>
      <w:r w:rsidRPr="00646C3D">
        <w:rPr>
          <w:rFonts w:ascii="宋体" w:hAnsi="宋体" w:hint="eastAsia"/>
          <w:sz w:val="24"/>
          <w:szCs w:val="24"/>
        </w:rPr>
        <w:t>结果如</w:t>
      </w:r>
      <w:r w:rsidRPr="00646C3D">
        <w:rPr>
          <w:rFonts w:ascii="宋体" w:hAnsi="宋体"/>
          <w:sz w:val="24"/>
          <w:szCs w:val="24"/>
        </w:rPr>
        <w:t>图</w:t>
      </w:r>
      <w:r w:rsidR="00646C3D" w:rsidRPr="00646C3D">
        <w:rPr>
          <w:rFonts w:ascii="宋体" w:hAnsi="宋体" w:hint="eastAsia"/>
          <w:sz w:val="24"/>
          <w:szCs w:val="24"/>
        </w:rPr>
        <w:t>20</w:t>
      </w:r>
      <w:r w:rsidRPr="00646C3D">
        <w:rPr>
          <w:rFonts w:ascii="宋体" w:hAnsi="宋体" w:hint="eastAsia"/>
          <w:sz w:val="24"/>
          <w:szCs w:val="24"/>
        </w:rPr>
        <w:t>所示。</w:t>
      </w:r>
    </w:p>
    <w:p w14:paraId="3558274A" w14:textId="31A13694"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为了验证我们系统</w:t>
      </w:r>
      <w:r w:rsidRPr="00646C3D">
        <w:rPr>
          <w:rFonts w:ascii="宋体" w:hAnsi="宋体"/>
          <w:sz w:val="24"/>
          <w:szCs w:val="24"/>
        </w:rPr>
        <w:t>对关键字</w:t>
      </w:r>
      <w:r w:rsidRPr="00646C3D">
        <w:rPr>
          <w:rFonts w:ascii="宋体" w:hAnsi="宋体" w:hint="eastAsia"/>
          <w:sz w:val="24"/>
          <w:szCs w:val="24"/>
        </w:rPr>
        <w:t>搜索</w:t>
      </w:r>
      <w:r w:rsidRPr="00646C3D">
        <w:rPr>
          <w:rFonts w:ascii="宋体" w:hAnsi="宋体"/>
          <w:sz w:val="24"/>
          <w:szCs w:val="24"/>
        </w:rPr>
        <w:t>的</w:t>
      </w:r>
      <w:r w:rsidRPr="00646C3D">
        <w:rPr>
          <w:rFonts w:ascii="宋体" w:hAnsi="宋体" w:hint="eastAsia"/>
          <w:sz w:val="24"/>
          <w:szCs w:val="24"/>
        </w:rPr>
        <w:t>性能</w:t>
      </w:r>
      <w:r w:rsidRPr="00646C3D">
        <w:rPr>
          <w:rFonts w:ascii="宋体" w:hAnsi="宋体"/>
          <w:sz w:val="24"/>
          <w:szCs w:val="24"/>
        </w:rPr>
        <w:t>，</w:t>
      </w:r>
      <w:r w:rsidRPr="00646C3D">
        <w:rPr>
          <w:rFonts w:ascii="宋体" w:hAnsi="宋体" w:hint="eastAsia"/>
          <w:sz w:val="24"/>
          <w:szCs w:val="24"/>
        </w:rPr>
        <w:t>我们采用控制变量的方法对系统的关键字搜索性能进行测试，测试</w:t>
      </w:r>
      <w:r w:rsidRPr="00646C3D">
        <w:rPr>
          <w:rFonts w:ascii="宋体" w:hAnsi="宋体"/>
          <w:sz w:val="24"/>
          <w:szCs w:val="24"/>
        </w:rPr>
        <w:t>的数据集是</w:t>
      </w:r>
      <w:r w:rsidRPr="00646C3D">
        <w:rPr>
          <w:rFonts w:ascii="宋体" w:hAnsi="宋体" w:hint="eastAsia"/>
          <w:sz w:val="24"/>
          <w:szCs w:val="24"/>
        </w:rPr>
        <w:t>AM，我们采取了两个对比方案，第一个是有</w:t>
      </w:r>
      <w:r w:rsidRPr="00646C3D">
        <w:rPr>
          <w:rFonts w:ascii="宋体" w:hAnsi="宋体"/>
          <w:sz w:val="24"/>
          <w:szCs w:val="24"/>
        </w:rPr>
        <w:t>MST</w:t>
      </w:r>
      <w:r w:rsidRPr="00646C3D">
        <w:rPr>
          <w:rFonts w:ascii="宋体" w:hAnsi="宋体" w:hint="eastAsia"/>
          <w:sz w:val="24"/>
          <w:szCs w:val="24"/>
        </w:rPr>
        <w:t>和无M</w:t>
      </w:r>
      <w:r w:rsidRPr="00646C3D">
        <w:rPr>
          <w:rFonts w:ascii="宋体" w:hAnsi="宋体"/>
          <w:sz w:val="24"/>
          <w:szCs w:val="24"/>
        </w:rPr>
        <w:t>ST</w:t>
      </w:r>
      <w:r w:rsidRPr="00646C3D">
        <w:rPr>
          <w:rFonts w:ascii="宋体" w:hAnsi="宋体" w:hint="eastAsia"/>
          <w:sz w:val="24"/>
          <w:szCs w:val="24"/>
        </w:rPr>
        <w:t>，由于以太</w:t>
      </w:r>
      <w:proofErr w:type="gramStart"/>
      <w:r w:rsidRPr="00646C3D">
        <w:rPr>
          <w:rFonts w:ascii="宋体" w:hAnsi="宋体" w:hint="eastAsia"/>
          <w:sz w:val="24"/>
          <w:szCs w:val="24"/>
        </w:rPr>
        <w:t>坊没有</w:t>
      </w:r>
      <w:proofErr w:type="gramEnd"/>
      <w:r w:rsidRPr="00646C3D">
        <w:rPr>
          <w:rFonts w:ascii="宋体" w:hAnsi="宋体" w:hint="eastAsia"/>
          <w:sz w:val="24"/>
          <w:szCs w:val="24"/>
        </w:rPr>
        <w:t>原生的关键字搜索功能，因此我们写了一个智能合约，通过采取循环扫描的方式来测试无M</w:t>
      </w:r>
      <w:r w:rsidRPr="00646C3D">
        <w:rPr>
          <w:rFonts w:ascii="宋体" w:hAnsi="宋体"/>
          <w:sz w:val="24"/>
          <w:szCs w:val="24"/>
        </w:rPr>
        <w:t>ST</w:t>
      </w:r>
      <w:r w:rsidRPr="00646C3D">
        <w:rPr>
          <w:rFonts w:ascii="宋体" w:hAnsi="宋体" w:hint="eastAsia"/>
          <w:sz w:val="24"/>
          <w:szCs w:val="24"/>
        </w:rPr>
        <w:t>结构的情况下</w:t>
      </w:r>
      <w:proofErr w:type="gramStart"/>
      <w:r w:rsidRPr="00646C3D">
        <w:rPr>
          <w:rFonts w:ascii="宋体" w:hAnsi="宋体" w:hint="eastAsia"/>
          <w:sz w:val="24"/>
          <w:szCs w:val="24"/>
        </w:rPr>
        <w:t>以太坊对关键字</w:t>
      </w:r>
      <w:proofErr w:type="gramEnd"/>
      <w:r w:rsidRPr="00646C3D">
        <w:rPr>
          <w:rFonts w:ascii="宋体" w:hAnsi="宋体" w:hint="eastAsia"/>
          <w:sz w:val="24"/>
          <w:szCs w:val="24"/>
        </w:rPr>
        <w:t>搜索的性能。另一个对比方案是取消</w:t>
      </w:r>
      <w:proofErr w:type="gramStart"/>
      <w:r w:rsidRPr="00646C3D">
        <w:rPr>
          <w:rFonts w:ascii="宋体" w:hAnsi="宋体" w:hint="eastAsia"/>
          <w:sz w:val="24"/>
          <w:szCs w:val="24"/>
        </w:rPr>
        <w:t>了倒</w:t>
      </w:r>
      <w:proofErr w:type="gramEnd"/>
      <w:r w:rsidRPr="00646C3D">
        <w:rPr>
          <w:rFonts w:ascii="宋体" w:hAnsi="宋体" w:hint="eastAsia"/>
          <w:sz w:val="24"/>
          <w:szCs w:val="24"/>
        </w:rPr>
        <w:t>排列表，如果没有</w:t>
      </w:r>
      <w:proofErr w:type="gramStart"/>
      <w:r w:rsidRPr="00646C3D">
        <w:rPr>
          <w:rFonts w:ascii="宋体" w:hAnsi="宋体" w:hint="eastAsia"/>
          <w:sz w:val="24"/>
          <w:szCs w:val="24"/>
        </w:rPr>
        <w:t>了倒</w:t>
      </w:r>
      <w:proofErr w:type="gramEnd"/>
      <w:r w:rsidRPr="00646C3D">
        <w:rPr>
          <w:rFonts w:ascii="宋体" w:hAnsi="宋体" w:hint="eastAsia"/>
          <w:sz w:val="24"/>
          <w:szCs w:val="24"/>
        </w:rPr>
        <w:t>排列表，我们就必须将D</w:t>
      </w:r>
      <w:r w:rsidRPr="00646C3D">
        <w:rPr>
          <w:rFonts w:ascii="宋体" w:hAnsi="宋体"/>
          <w:sz w:val="24"/>
          <w:szCs w:val="24"/>
        </w:rPr>
        <w:t>SE</w:t>
      </w:r>
      <w:r w:rsidRPr="00646C3D">
        <w:rPr>
          <w:rFonts w:ascii="宋体" w:hAnsi="宋体" w:hint="eastAsia"/>
          <w:sz w:val="24"/>
          <w:szCs w:val="24"/>
        </w:rPr>
        <w:t>算法对</w:t>
      </w:r>
      <w:proofErr w:type="gramStart"/>
      <w:r w:rsidRPr="00646C3D">
        <w:rPr>
          <w:rFonts w:ascii="宋体" w:hAnsi="宋体" w:hint="eastAsia"/>
          <w:sz w:val="24"/>
          <w:szCs w:val="24"/>
        </w:rPr>
        <w:t>链下数据</w:t>
      </w:r>
      <w:proofErr w:type="gramEnd"/>
      <w:r w:rsidRPr="00646C3D">
        <w:rPr>
          <w:rFonts w:ascii="宋体" w:hAnsi="宋体" w:hint="eastAsia"/>
          <w:sz w:val="24"/>
          <w:szCs w:val="24"/>
        </w:rPr>
        <w:t>提取出的关键字进行随机排序，导致插入M</w:t>
      </w:r>
      <w:r w:rsidRPr="00646C3D">
        <w:rPr>
          <w:rFonts w:ascii="宋体" w:hAnsi="宋体"/>
          <w:sz w:val="24"/>
          <w:szCs w:val="24"/>
        </w:rPr>
        <w:t>ST</w:t>
      </w:r>
      <w:r w:rsidRPr="00646C3D">
        <w:rPr>
          <w:rFonts w:ascii="宋体" w:hAnsi="宋体" w:hint="eastAsia"/>
          <w:sz w:val="24"/>
          <w:szCs w:val="24"/>
        </w:rPr>
        <w:t>的关键字组合也必须进行全排列操作，我们比较了无到排列表和有倒排列表的情况下系统分别对于不同查询条数的累计响应时间。</w:t>
      </w:r>
    </w:p>
    <w:p w14:paraId="11E81ECC" w14:textId="77777777" w:rsidR="009C324F" w:rsidRDefault="009C324F" w:rsidP="009C324F">
      <w:pPr>
        <w:ind w:firstLineChars="200" w:firstLine="420"/>
      </w:pPr>
      <w:r>
        <w:rPr>
          <w:noProof/>
        </w:rPr>
        <w:lastRenderedPageBreak/>
        <w:drawing>
          <wp:inline distT="0" distB="0" distL="0" distR="0" wp14:anchorId="27D07580" wp14:editId="0338860C">
            <wp:extent cx="2494678" cy="1915610"/>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872" cy="1935724"/>
                    </a:xfrm>
                    <a:prstGeom prst="rect">
                      <a:avLst/>
                    </a:prstGeom>
                  </pic:spPr>
                </pic:pic>
              </a:graphicData>
            </a:graphic>
          </wp:inline>
        </w:drawing>
      </w:r>
      <w:r w:rsidRPr="004074E5">
        <w:rPr>
          <w:noProof/>
        </w:rPr>
        <w:t xml:space="preserve"> </w:t>
      </w:r>
      <w:r>
        <w:rPr>
          <w:noProof/>
        </w:rPr>
        <w:drawing>
          <wp:inline distT="0" distB="0" distL="0" distR="0" wp14:anchorId="2A7B25F8" wp14:editId="516C69FF">
            <wp:extent cx="2424449" cy="184037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5833" cy="1871789"/>
                    </a:xfrm>
                    <a:prstGeom prst="rect">
                      <a:avLst/>
                    </a:prstGeom>
                  </pic:spPr>
                </pic:pic>
              </a:graphicData>
            </a:graphic>
          </wp:inline>
        </w:drawing>
      </w:r>
    </w:p>
    <w:p w14:paraId="10F23494" w14:textId="33D39A90" w:rsidR="009C324F" w:rsidRDefault="009C324F" w:rsidP="009C324F">
      <w:pPr>
        <w:ind w:firstLineChars="900" w:firstLine="1890"/>
      </w:pPr>
      <w:r>
        <w:rPr>
          <w:rFonts w:hint="eastAsia"/>
        </w:rPr>
        <w:t>图</w:t>
      </w:r>
      <w:r w:rsidR="00646C3D">
        <w:rPr>
          <w:rFonts w:hint="eastAsia"/>
        </w:rPr>
        <w:t>21</w:t>
      </w:r>
      <w:r>
        <w:t xml:space="preserve">                                   </w:t>
      </w:r>
      <w:r>
        <w:rPr>
          <w:rFonts w:hint="eastAsia"/>
        </w:rPr>
        <w:t>图</w:t>
      </w:r>
      <w:r w:rsidR="00646C3D">
        <w:rPr>
          <w:rFonts w:hint="eastAsia"/>
        </w:rPr>
        <w:t>22</w:t>
      </w:r>
    </w:p>
    <w:p w14:paraId="7D6BDEFE" w14:textId="469B9493" w:rsidR="009C324F" w:rsidRPr="00646C3D" w:rsidRDefault="009C324F" w:rsidP="00646C3D">
      <w:pPr>
        <w:spacing w:line="400" w:lineRule="exact"/>
        <w:ind w:firstLine="510"/>
        <w:rPr>
          <w:rFonts w:ascii="宋体" w:hAnsi="宋体"/>
          <w:sz w:val="24"/>
          <w:szCs w:val="24"/>
        </w:rPr>
      </w:pPr>
      <w:r w:rsidRPr="00646C3D">
        <w:rPr>
          <w:rFonts w:ascii="宋体" w:hAnsi="宋体" w:hint="eastAsia"/>
          <w:sz w:val="24"/>
          <w:szCs w:val="24"/>
        </w:rPr>
        <w:t>结果如图</w:t>
      </w:r>
      <w:r w:rsidR="00646C3D" w:rsidRPr="00646C3D">
        <w:rPr>
          <w:rFonts w:ascii="宋体" w:hAnsi="宋体" w:hint="eastAsia"/>
          <w:sz w:val="24"/>
          <w:szCs w:val="24"/>
        </w:rPr>
        <w:t>21</w:t>
      </w:r>
      <w:r w:rsidRPr="00646C3D">
        <w:rPr>
          <w:rFonts w:ascii="宋体" w:hAnsi="宋体" w:hint="eastAsia"/>
          <w:sz w:val="24"/>
          <w:szCs w:val="24"/>
        </w:rPr>
        <w:t>和图</w:t>
      </w:r>
      <w:r w:rsidR="00646C3D" w:rsidRPr="00646C3D">
        <w:rPr>
          <w:rFonts w:ascii="宋体" w:hAnsi="宋体" w:hint="eastAsia"/>
          <w:sz w:val="24"/>
          <w:szCs w:val="24"/>
        </w:rPr>
        <w:t>22</w:t>
      </w:r>
      <w:r w:rsidRPr="00646C3D">
        <w:rPr>
          <w:rFonts w:ascii="宋体" w:hAnsi="宋体" w:hint="eastAsia"/>
          <w:sz w:val="24"/>
          <w:szCs w:val="24"/>
        </w:rPr>
        <w:t>所示，图</w:t>
      </w:r>
      <w:r w:rsidR="00646C3D" w:rsidRPr="00646C3D">
        <w:rPr>
          <w:rFonts w:ascii="宋体" w:hAnsi="宋体" w:hint="eastAsia"/>
          <w:sz w:val="24"/>
          <w:szCs w:val="24"/>
        </w:rPr>
        <w:t>22</w:t>
      </w:r>
      <w:r w:rsidRPr="00646C3D">
        <w:rPr>
          <w:rFonts w:ascii="宋体" w:hAnsi="宋体" w:hint="eastAsia"/>
          <w:sz w:val="24"/>
          <w:szCs w:val="24"/>
        </w:rPr>
        <w:t>的结果表明，加入了M</w:t>
      </w:r>
      <w:r w:rsidRPr="00646C3D">
        <w:rPr>
          <w:rFonts w:ascii="宋体" w:hAnsi="宋体"/>
          <w:sz w:val="24"/>
          <w:szCs w:val="24"/>
        </w:rPr>
        <w:t>ST</w:t>
      </w:r>
      <w:r w:rsidRPr="00646C3D">
        <w:rPr>
          <w:rFonts w:ascii="宋体" w:hAnsi="宋体" w:hint="eastAsia"/>
          <w:sz w:val="24"/>
          <w:szCs w:val="24"/>
        </w:rPr>
        <w:t>结构之后，相较于单纯的以太坊，平均搜索时间降到原先的1/2以下。图</w:t>
      </w:r>
      <w:r w:rsidR="00646C3D" w:rsidRPr="00646C3D">
        <w:rPr>
          <w:rFonts w:ascii="宋体" w:hAnsi="宋体" w:hint="eastAsia"/>
          <w:sz w:val="24"/>
          <w:szCs w:val="24"/>
        </w:rPr>
        <w:t>22</w:t>
      </w:r>
      <w:r w:rsidRPr="00646C3D">
        <w:rPr>
          <w:rFonts w:ascii="宋体" w:hAnsi="宋体" w:hint="eastAsia"/>
          <w:sz w:val="24"/>
          <w:szCs w:val="24"/>
        </w:rPr>
        <w:t>则表明，在没有倒排列表的情况下，单纯的</w:t>
      </w:r>
      <w:r w:rsidRPr="00646C3D">
        <w:rPr>
          <w:rFonts w:ascii="宋体" w:hAnsi="宋体"/>
          <w:sz w:val="24"/>
          <w:szCs w:val="24"/>
        </w:rPr>
        <w:t>MST</w:t>
      </w:r>
      <w:r w:rsidRPr="00646C3D">
        <w:rPr>
          <w:rFonts w:ascii="宋体" w:hAnsi="宋体" w:hint="eastAsia"/>
          <w:sz w:val="24"/>
          <w:szCs w:val="24"/>
        </w:rPr>
        <w:t>对系统搜索性能的提升较为有限，因此如果想要达到最佳的搜索效果，需要保证倒排列表和M</w:t>
      </w:r>
      <w:r w:rsidRPr="00646C3D">
        <w:rPr>
          <w:rFonts w:ascii="宋体" w:hAnsi="宋体"/>
          <w:sz w:val="24"/>
          <w:szCs w:val="24"/>
        </w:rPr>
        <w:t>ST</w:t>
      </w:r>
      <w:r w:rsidRPr="00646C3D">
        <w:rPr>
          <w:rFonts w:ascii="宋体" w:hAnsi="宋体" w:hint="eastAsia"/>
          <w:sz w:val="24"/>
          <w:szCs w:val="24"/>
        </w:rPr>
        <w:t>都正常工作。</w:t>
      </w:r>
    </w:p>
    <w:p w14:paraId="2283FF69" w14:textId="4D04A786" w:rsidR="005C1E65" w:rsidRPr="00646C3D" w:rsidRDefault="005C1E65" w:rsidP="00646C3D">
      <w:pPr>
        <w:spacing w:line="400" w:lineRule="exact"/>
        <w:rPr>
          <w:rFonts w:ascii="宋体" w:hAnsi="宋体"/>
          <w:b/>
          <w:bCs/>
          <w:sz w:val="24"/>
          <w:szCs w:val="24"/>
        </w:rPr>
      </w:pPr>
      <w:r w:rsidRPr="00646C3D">
        <w:rPr>
          <w:rFonts w:ascii="宋体" w:hAnsi="宋体"/>
          <w:b/>
          <w:bCs/>
          <w:sz w:val="24"/>
          <w:szCs w:val="24"/>
        </w:rPr>
        <w:t xml:space="preserve">4.3.3 </w:t>
      </w:r>
      <w:r w:rsidRPr="00646C3D">
        <w:rPr>
          <w:rFonts w:ascii="宋体" w:hAnsi="宋体" w:hint="eastAsia"/>
          <w:b/>
          <w:bCs/>
          <w:sz w:val="24"/>
          <w:szCs w:val="24"/>
        </w:rPr>
        <w:t>查询</w:t>
      </w:r>
      <w:r w:rsidRPr="00646C3D">
        <w:rPr>
          <w:rFonts w:ascii="宋体" w:hAnsi="宋体"/>
          <w:b/>
          <w:bCs/>
          <w:sz w:val="24"/>
          <w:szCs w:val="24"/>
        </w:rPr>
        <w:t>准确率和召回率</w:t>
      </w:r>
    </w:p>
    <w:p w14:paraId="0266FB72" w14:textId="791CBC7C" w:rsidR="000E16E8" w:rsidRPr="00646C3D" w:rsidRDefault="005C1E65" w:rsidP="00646C3D">
      <w:pPr>
        <w:spacing w:line="400" w:lineRule="exact"/>
        <w:ind w:firstLine="510"/>
        <w:rPr>
          <w:rFonts w:ascii="宋体" w:hAnsi="宋体"/>
          <w:sz w:val="24"/>
          <w:szCs w:val="24"/>
        </w:rPr>
      </w:pPr>
      <w:r w:rsidRPr="005C1E65">
        <w:rPr>
          <w:rFonts w:hint="eastAsia"/>
        </w:rPr>
        <w:t xml:space="preserve"> </w:t>
      </w:r>
      <w:r w:rsidRPr="005C1E65">
        <w:t xml:space="preserve"> </w:t>
      </w:r>
      <w:r w:rsidR="000E16E8" w:rsidRPr="00646C3D">
        <w:rPr>
          <w:rFonts w:ascii="宋体" w:hAnsi="宋体" w:hint="eastAsia"/>
          <w:sz w:val="24"/>
          <w:szCs w:val="24"/>
        </w:rPr>
        <w:t>我们首先通过测试了不同关键字规模下，对系统搜索查准率和召回率的影响，我们分别测试了在关键字的数量为1-5时系统检索的查准率和召回率，同时，为了兼顾查准率</w:t>
      </w:r>
      <w:r w:rsidR="000E16E8" w:rsidRPr="00646C3D">
        <w:rPr>
          <w:rFonts w:ascii="宋体" w:hAnsi="宋体"/>
          <w:sz w:val="24"/>
          <w:szCs w:val="24"/>
        </w:rPr>
        <w:t>和查全率，</w:t>
      </w:r>
      <w:r w:rsidR="000E16E8" w:rsidRPr="00646C3D">
        <w:rPr>
          <w:rFonts w:ascii="宋体" w:hAnsi="宋体" w:hint="eastAsia"/>
          <w:sz w:val="24"/>
          <w:szCs w:val="24"/>
        </w:rPr>
        <w:t>我们采用二者</w:t>
      </w:r>
      <w:r w:rsidR="000E16E8" w:rsidRPr="00646C3D">
        <w:rPr>
          <w:rFonts w:ascii="宋体" w:hAnsi="宋体"/>
          <w:sz w:val="24"/>
          <w:szCs w:val="24"/>
        </w:rPr>
        <w:t>的调和平均值，</w:t>
      </w:r>
      <w:r w:rsidR="000E16E8" w:rsidRPr="00646C3D">
        <w:rPr>
          <w:rFonts w:ascii="宋体" w:hAnsi="宋体" w:hint="eastAsia"/>
          <w:sz w:val="24"/>
          <w:szCs w:val="24"/>
        </w:rPr>
        <w:t>F值，F值的计算公式如下：</w:t>
      </w:r>
    </w:p>
    <w:p w14:paraId="43C9042E" w14:textId="77777777" w:rsidR="000E16E8" w:rsidRDefault="000E16E8" w:rsidP="000E16E8">
      <w:pPr>
        <w:ind w:firstLineChars="200" w:firstLine="420"/>
      </w:pPr>
      <m:oMathPara>
        <m:oMath>
          <m:r>
            <w:rPr>
              <w:rFonts w:ascii="Cambria Math" w:hAnsi="Cambria Math"/>
            </w:rPr>
            <m:t xml:space="preserve">F= </m:t>
          </m:r>
          <m:f>
            <m:fPr>
              <m:ctrlPr>
                <w:rPr>
                  <w:rFonts w:ascii="Cambria Math" w:hAnsi="Cambria Math"/>
                </w:rPr>
              </m:ctrlPr>
            </m:fPr>
            <m:num>
              <m:r>
                <w:rPr>
                  <w:rFonts w:ascii="Cambria Math" w:hAnsi="Cambria Math"/>
                </w:rPr>
                <m:t>1</m:t>
              </m:r>
            </m:num>
            <m:den>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+(1-a</m:t>
              </m:r>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R</m:t>
                  </m:r>
                </m:den>
              </m:f>
            </m:den>
          </m:f>
        </m:oMath>
      </m:oMathPara>
    </w:p>
    <w:p w14:paraId="11B2224C" w14:textId="77777777" w:rsidR="000E16E8" w:rsidRPr="00646C3D" w:rsidRDefault="000E16E8" w:rsidP="00646C3D">
      <w:pPr>
        <w:spacing w:line="400" w:lineRule="exact"/>
        <w:ind w:firstLine="510"/>
        <w:rPr>
          <w:sz w:val="24"/>
          <w:szCs w:val="28"/>
        </w:rPr>
      </w:pPr>
      <w:r w:rsidRPr="00646C3D">
        <w:rPr>
          <w:rFonts w:hint="eastAsia"/>
          <w:sz w:val="24"/>
          <w:szCs w:val="28"/>
        </w:rPr>
        <w:t>其中，</w:t>
      </w:r>
      <w:r w:rsidRPr="00646C3D">
        <w:rPr>
          <w:sz w:val="24"/>
          <w:szCs w:val="28"/>
        </w:rPr>
        <w:t>P</w:t>
      </w:r>
      <w:r w:rsidRPr="00646C3D">
        <w:rPr>
          <w:rFonts w:hint="eastAsia"/>
          <w:sz w:val="24"/>
          <w:szCs w:val="28"/>
        </w:rPr>
        <w:t>表示查准率，</w:t>
      </w:r>
      <w:r w:rsidRPr="00646C3D">
        <w:rPr>
          <w:rFonts w:hint="eastAsia"/>
          <w:sz w:val="24"/>
          <w:szCs w:val="28"/>
        </w:rPr>
        <w:t>R</w:t>
      </w:r>
      <w:r w:rsidRPr="00646C3D">
        <w:rPr>
          <w:rFonts w:hint="eastAsia"/>
          <w:sz w:val="24"/>
          <w:szCs w:val="28"/>
        </w:rPr>
        <w:t>表示召回率，</w:t>
      </w:r>
      <m:oMath>
        <m:r>
          <w:rPr>
            <w:rFonts w:ascii="Cambria Math" w:hAnsi="Cambria Math"/>
            <w:sz w:val="24"/>
            <w:szCs w:val="28"/>
          </w:rPr>
          <m:t>α</m:t>
        </m:r>
      </m:oMath>
      <w:r w:rsidRPr="00646C3D">
        <w:rPr>
          <w:rFonts w:hint="eastAsia"/>
          <w:sz w:val="24"/>
          <w:szCs w:val="28"/>
        </w:rPr>
        <w:t>表示</w:t>
      </w:r>
      <w:r w:rsidRPr="00646C3D">
        <w:rPr>
          <w:rFonts w:hint="eastAsia"/>
          <w:sz w:val="24"/>
          <w:szCs w:val="28"/>
        </w:rPr>
        <w:t>P</w:t>
      </w:r>
      <w:r w:rsidRPr="00646C3D">
        <w:rPr>
          <w:rFonts w:hint="eastAsia"/>
          <w:sz w:val="24"/>
          <w:szCs w:val="28"/>
        </w:rPr>
        <w:t>和</w:t>
      </w:r>
      <w:r w:rsidRPr="00646C3D">
        <w:rPr>
          <w:rFonts w:hint="eastAsia"/>
          <w:sz w:val="24"/>
          <w:szCs w:val="28"/>
        </w:rPr>
        <w:t>R</w:t>
      </w:r>
      <w:r w:rsidRPr="00646C3D">
        <w:rPr>
          <w:rFonts w:hint="eastAsia"/>
          <w:sz w:val="24"/>
          <w:szCs w:val="28"/>
        </w:rPr>
        <w:t>所占的比重大小，在这里，我们将</w:t>
      </w:r>
      <m:oMath>
        <m:r>
          <w:rPr>
            <w:rFonts w:ascii="Cambria Math" w:hAnsi="Cambria Math"/>
            <w:sz w:val="24"/>
            <w:szCs w:val="28"/>
          </w:rPr>
          <m:t>α</m:t>
        </m:r>
      </m:oMath>
      <w:r w:rsidRPr="00646C3D">
        <w:rPr>
          <w:rFonts w:hint="eastAsia"/>
          <w:sz w:val="24"/>
          <w:szCs w:val="28"/>
        </w:rPr>
        <w:t>定为</w:t>
      </w:r>
      <w:r w:rsidRPr="00646C3D">
        <w:rPr>
          <w:rFonts w:hint="eastAsia"/>
          <w:sz w:val="24"/>
          <w:szCs w:val="28"/>
        </w:rPr>
        <w:t>0.5</w:t>
      </w:r>
      <w:r w:rsidRPr="00646C3D">
        <w:rPr>
          <w:rFonts w:hint="eastAsia"/>
          <w:sz w:val="24"/>
          <w:szCs w:val="28"/>
        </w:rPr>
        <w:t>，因为我们认为查准率和召回</w:t>
      </w:r>
      <w:proofErr w:type="gramStart"/>
      <w:r w:rsidRPr="00646C3D">
        <w:rPr>
          <w:rFonts w:hint="eastAsia"/>
          <w:sz w:val="24"/>
          <w:szCs w:val="28"/>
        </w:rPr>
        <w:t>率同样</w:t>
      </w:r>
      <w:proofErr w:type="gramEnd"/>
      <w:r w:rsidRPr="00646C3D">
        <w:rPr>
          <w:rFonts w:hint="eastAsia"/>
          <w:sz w:val="24"/>
          <w:szCs w:val="28"/>
        </w:rPr>
        <w:t>重要，测试的结果如表</w:t>
      </w:r>
      <w:r w:rsidRPr="00646C3D">
        <w:rPr>
          <w:rFonts w:hint="eastAsia"/>
          <w:sz w:val="24"/>
          <w:szCs w:val="28"/>
        </w:rPr>
        <w:t>2</w:t>
      </w:r>
      <w:r w:rsidRPr="00646C3D">
        <w:rPr>
          <w:rFonts w:hint="eastAsia"/>
          <w:sz w:val="24"/>
          <w:szCs w:val="28"/>
        </w:rPr>
        <w:t>所示：</w:t>
      </w:r>
    </w:p>
    <w:tbl>
      <w:tblPr>
        <w:tblStyle w:val="ab"/>
        <w:tblW w:w="8500" w:type="dxa"/>
        <w:tblLook w:val="04A0" w:firstRow="1" w:lastRow="0" w:firstColumn="1" w:lastColumn="0" w:noHBand="0" w:noVBand="1"/>
      </w:tblPr>
      <w:tblGrid>
        <w:gridCol w:w="2073"/>
        <w:gridCol w:w="2072"/>
        <w:gridCol w:w="2072"/>
        <w:gridCol w:w="2283"/>
      </w:tblGrid>
      <w:tr w:rsidR="000E16E8" w14:paraId="47C44704" w14:textId="77777777" w:rsidTr="009F00B5">
        <w:tc>
          <w:tcPr>
            <w:tcW w:w="2073" w:type="dxa"/>
          </w:tcPr>
          <w:p w14:paraId="79DA6FF5" w14:textId="77777777" w:rsidR="000E16E8" w:rsidRDefault="000E16E8" w:rsidP="009F00B5">
            <w:r>
              <w:t>K</w:t>
            </w:r>
            <w:r>
              <w:rPr>
                <w:rFonts w:hint="eastAsia"/>
              </w:rPr>
              <w:t>ey</w:t>
            </w:r>
            <w:r>
              <w:t xml:space="preserve"> Number</w:t>
            </w:r>
          </w:p>
        </w:tc>
        <w:tc>
          <w:tcPr>
            <w:tcW w:w="2072" w:type="dxa"/>
          </w:tcPr>
          <w:p w14:paraId="4C060C9A" w14:textId="77777777" w:rsidR="000E16E8" w:rsidRDefault="000E16E8" w:rsidP="009F00B5">
            <w:r>
              <w:rPr>
                <w:rFonts w:hint="eastAsia"/>
              </w:rPr>
              <w:t>P</w:t>
            </w:r>
          </w:p>
        </w:tc>
        <w:tc>
          <w:tcPr>
            <w:tcW w:w="2072" w:type="dxa"/>
          </w:tcPr>
          <w:p w14:paraId="1F1E60DD" w14:textId="77777777" w:rsidR="000E16E8" w:rsidRDefault="000E16E8" w:rsidP="009F00B5">
            <w:r>
              <w:t>R</w:t>
            </w:r>
          </w:p>
        </w:tc>
        <w:tc>
          <w:tcPr>
            <w:tcW w:w="2283" w:type="dxa"/>
          </w:tcPr>
          <w:p w14:paraId="6B76CDDB" w14:textId="77777777" w:rsidR="000E16E8" w:rsidRDefault="000E16E8" w:rsidP="009F00B5">
            <w:r>
              <w:rPr>
                <w:rFonts w:hint="eastAsia"/>
              </w:rPr>
              <w:t>F</w:t>
            </w:r>
          </w:p>
        </w:tc>
      </w:tr>
      <w:tr w:rsidR="000E16E8" w14:paraId="2B2E2595" w14:textId="77777777" w:rsidTr="009F00B5">
        <w:tc>
          <w:tcPr>
            <w:tcW w:w="2073" w:type="dxa"/>
          </w:tcPr>
          <w:p w14:paraId="4FE5330D" w14:textId="77777777" w:rsidR="000E16E8" w:rsidRDefault="000E16E8" w:rsidP="009F00B5">
            <w:r>
              <w:rPr>
                <w:rFonts w:hint="eastAsia"/>
              </w:rPr>
              <w:t>@</w:t>
            </w:r>
            <w:r>
              <w:t>1</w:t>
            </w:r>
          </w:p>
        </w:tc>
        <w:tc>
          <w:tcPr>
            <w:tcW w:w="2072" w:type="dxa"/>
          </w:tcPr>
          <w:p w14:paraId="26E46852" w14:textId="77777777" w:rsidR="000E16E8" w:rsidRDefault="000E16E8" w:rsidP="009F00B5">
            <w:r>
              <w:rPr>
                <w:rFonts w:hint="eastAsia"/>
              </w:rPr>
              <w:t>.733</w:t>
            </w:r>
          </w:p>
        </w:tc>
        <w:tc>
          <w:tcPr>
            <w:tcW w:w="2072" w:type="dxa"/>
          </w:tcPr>
          <w:p w14:paraId="2382C92A" w14:textId="77777777" w:rsidR="000E16E8" w:rsidRDefault="000E16E8" w:rsidP="009F00B5">
            <w:r>
              <w:rPr>
                <w:rFonts w:hint="eastAsia"/>
              </w:rPr>
              <w:t>.549</w:t>
            </w:r>
          </w:p>
        </w:tc>
        <w:tc>
          <w:tcPr>
            <w:tcW w:w="2283" w:type="dxa"/>
          </w:tcPr>
          <w:p w14:paraId="6B6C0CA6" w14:textId="77777777" w:rsidR="000E16E8" w:rsidRDefault="000E16E8" w:rsidP="009F00B5">
            <w:r w:rsidRPr="005F3FA1">
              <w:t>.627</w:t>
            </w:r>
          </w:p>
        </w:tc>
      </w:tr>
      <w:tr w:rsidR="000E16E8" w14:paraId="6A5A4F5A" w14:textId="77777777" w:rsidTr="009F00B5">
        <w:tc>
          <w:tcPr>
            <w:tcW w:w="2073" w:type="dxa"/>
          </w:tcPr>
          <w:p w14:paraId="2464808D" w14:textId="77777777" w:rsidR="000E16E8" w:rsidRDefault="000E16E8" w:rsidP="009F00B5">
            <w:r>
              <w:rPr>
                <w:rFonts w:hint="eastAsia"/>
              </w:rPr>
              <w:t>@2</w:t>
            </w:r>
          </w:p>
        </w:tc>
        <w:tc>
          <w:tcPr>
            <w:tcW w:w="2072" w:type="dxa"/>
          </w:tcPr>
          <w:p w14:paraId="3EA45646" w14:textId="77777777" w:rsidR="000E16E8" w:rsidRDefault="000E16E8" w:rsidP="009F00B5">
            <w:r>
              <w:rPr>
                <w:rFonts w:hint="eastAsia"/>
              </w:rPr>
              <w:t>.809</w:t>
            </w:r>
          </w:p>
        </w:tc>
        <w:tc>
          <w:tcPr>
            <w:tcW w:w="2072" w:type="dxa"/>
          </w:tcPr>
          <w:p w14:paraId="418E85FC" w14:textId="77777777" w:rsidR="000E16E8" w:rsidRDefault="000E16E8" w:rsidP="009F00B5">
            <w:r>
              <w:rPr>
                <w:rFonts w:hint="eastAsia"/>
              </w:rPr>
              <w:t>.588</w:t>
            </w:r>
          </w:p>
        </w:tc>
        <w:tc>
          <w:tcPr>
            <w:tcW w:w="2283" w:type="dxa"/>
          </w:tcPr>
          <w:p w14:paraId="13B6E420" w14:textId="77777777" w:rsidR="000E16E8" w:rsidRDefault="000E16E8" w:rsidP="009F00B5">
            <w:r w:rsidRPr="00D83B87">
              <w:t>.681</w:t>
            </w:r>
          </w:p>
        </w:tc>
      </w:tr>
      <w:tr w:rsidR="000E16E8" w14:paraId="19BAAA7F" w14:textId="77777777" w:rsidTr="009F00B5">
        <w:tc>
          <w:tcPr>
            <w:tcW w:w="2073" w:type="dxa"/>
          </w:tcPr>
          <w:p w14:paraId="25A32496" w14:textId="77777777" w:rsidR="000E16E8" w:rsidRDefault="000E16E8" w:rsidP="009F00B5">
            <w:r>
              <w:rPr>
                <w:rFonts w:hint="eastAsia"/>
              </w:rPr>
              <w:t>@3</w:t>
            </w:r>
          </w:p>
        </w:tc>
        <w:tc>
          <w:tcPr>
            <w:tcW w:w="2072" w:type="dxa"/>
          </w:tcPr>
          <w:p w14:paraId="7EBF4FC0" w14:textId="77777777" w:rsidR="000E16E8" w:rsidRDefault="000E16E8" w:rsidP="009F00B5">
            <w:r>
              <w:rPr>
                <w:rFonts w:hint="eastAsia"/>
              </w:rPr>
              <w:t>.863</w:t>
            </w:r>
          </w:p>
        </w:tc>
        <w:tc>
          <w:tcPr>
            <w:tcW w:w="2072" w:type="dxa"/>
          </w:tcPr>
          <w:p w14:paraId="0C6380F9" w14:textId="77777777" w:rsidR="000E16E8" w:rsidRDefault="000E16E8" w:rsidP="009F00B5">
            <w:r>
              <w:rPr>
                <w:rFonts w:hint="eastAsia"/>
              </w:rPr>
              <w:t>.665</w:t>
            </w:r>
          </w:p>
        </w:tc>
        <w:tc>
          <w:tcPr>
            <w:tcW w:w="2283" w:type="dxa"/>
          </w:tcPr>
          <w:p w14:paraId="60578C9F" w14:textId="77777777" w:rsidR="000E16E8" w:rsidRDefault="000E16E8" w:rsidP="009F00B5">
            <w:r w:rsidRPr="00D83B87">
              <w:t>.751</w:t>
            </w:r>
          </w:p>
        </w:tc>
      </w:tr>
      <w:tr w:rsidR="000E16E8" w14:paraId="74232C80" w14:textId="77777777" w:rsidTr="009F00B5">
        <w:tc>
          <w:tcPr>
            <w:tcW w:w="2073" w:type="dxa"/>
          </w:tcPr>
          <w:p w14:paraId="292B91D8" w14:textId="77777777" w:rsidR="000E16E8" w:rsidRDefault="000E16E8" w:rsidP="009F00B5">
            <w:r>
              <w:rPr>
                <w:rFonts w:hint="eastAsia"/>
              </w:rPr>
              <w:t>@4</w:t>
            </w:r>
          </w:p>
        </w:tc>
        <w:tc>
          <w:tcPr>
            <w:tcW w:w="2072" w:type="dxa"/>
          </w:tcPr>
          <w:p w14:paraId="0786DECB" w14:textId="77777777" w:rsidR="000E16E8" w:rsidRDefault="000E16E8" w:rsidP="009F00B5">
            <w:r>
              <w:rPr>
                <w:rFonts w:hint="eastAsia"/>
              </w:rPr>
              <w:t>.889</w:t>
            </w:r>
          </w:p>
        </w:tc>
        <w:tc>
          <w:tcPr>
            <w:tcW w:w="2072" w:type="dxa"/>
          </w:tcPr>
          <w:p w14:paraId="5C1DC49F" w14:textId="77777777" w:rsidR="000E16E8" w:rsidRDefault="000E16E8" w:rsidP="009F00B5">
            <w:r>
              <w:rPr>
                <w:rFonts w:hint="eastAsia"/>
              </w:rPr>
              <w:t>.773</w:t>
            </w:r>
          </w:p>
        </w:tc>
        <w:tc>
          <w:tcPr>
            <w:tcW w:w="2283" w:type="dxa"/>
          </w:tcPr>
          <w:p w14:paraId="7D0CEE69" w14:textId="77777777" w:rsidR="000E16E8" w:rsidRDefault="000E16E8" w:rsidP="009F00B5">
            <w:r w:rsidRPr="00D83B87">
              <w:t>.826</w:t>
            </w:r>
          </w:p>
        </w:tc>
      </w:tr>
      <w:tr w:rsidR="000E16E8" w14:paraId="072DB246" w14:textId="77777777" w:rsidTr="009F00B5">
        <w:trPr>
          <w:trHeight w:val="389"/>
        </w:trPr>
        <w:tc>
          <w:tcPr>
            <w:tcW w:w="2073" w:type="dxa"/>
            <w:tcBorders>
              <w:bottom w:val="single" w:sz="12" w:space="0" w:color="auto"/>
            </w:tcBorders>
          </w:tcPr>
          <w:p w14:paraId="046F1C2C" w14:textId="77777777" w:rsidR="000E16E8" w:rsidRDefault="000E16E8" w:rsidP="009F00B5">
            <w:r>
              <w:rPr>
                <w:rFonts w:hint="eastAsia"/>
              </w:rPr>
              <w:t>@5</w:t>
            </w:r>
          </w:p>
        </w:tc>
        <w:tc>
          <w:tcPr>
            <w:tcW w:w="2072" w:type="dxa"/>
            <w:tcBorders>
              <w:bottom w:val="single" w:sz="12" w:space="0" w:color="auto"/>
            </w:tcBorders>
          </w:tcPr>
          <w:p w14:paraId="3598663A" w14:textId="77777777" w:rsidR="000E16E8" w:rsidRPr="00815A7A" w:rsidRDefault="000E16E8" w:rsidP="009F00B5">
            <w:pPr>
              <w:rPr>
                <w:b/>
              </w:rPr>
            </w:pPr>
            <w:r w:rsidRPr="00815A7A">
              <w:rPr>
                <w:rFonts w:hint="eastAsia"/>
                <w:b/>
              </w:rPr>
              <w:t>.909</w:t>
            </w:r>
            <w:r>
              <w:rPr>
                <w:b/>
              </w:rPr>
              <w:t>*</w:t>
            </w:r>
          </w:p>
        </w:tc>
        <w:tc>
          <w:tcPr>
            <w:tcW w:w="2072" w:type="dxa"/>
            <w:tcBorders>
              <w:bottom w:val="single" w:sz="12" w:space="0" w:color="auto"/>
            </w:tcBorders>
          </w:tcPr>
          <w:p w14:paraId="32969949" w14:textId="77777777" w:rsidR="000E16E8" w:rsidRPr="00815A7A" w:rsidRDefault="000E16E8" w:rsidP="009F00B5">
            <w:pPr>
              <w:rPr>
                <w:b/>
              </w:rPr>
            </w:pPr>
            <w:r w:rsidRPr="00815A7A">
              <w:rPr>
                <w:rFonts w:hint="eastAsia"/>
                <w:b/>
              </w:rPr>
              <w:t>.802</w:t>
            </w:r>
            <w:r>
              <w:rPr>
                <w:b/>
              </w:rPr>
              <w:t>*</w:t>
            </w:r>
          </w:p>
        </w:tc>
        <w:tc>
          <w:tcPr>
            <w:tcW w:w="2283" w:type="dxa"/>
            <w:tcBorders>
              <w:bottom w:val="single" w:sz="12" w:space="0" w:color="auto"/>
            </w:tcBorders>
          </w:tcPr>
          <w:p w14:paraId="568353AB" w14:textId="77777777" w:rsidR="000E16E8" w:rsidRPr="00815A7A" w:rsidRDefault="000E16E8" w:rsidP="009F00B5">
            <w:pPr>
              <w:rPr>
                <w:b/>
              </w:rPr>
            </w:pPr>
            <w:r w:rsidRPr="00815A7A">
              <w:rPr>
                <w:rFonts w:hint="eastAsia"/>
                <w:b/>
              </w:rPr>
              <w:t>.852</w:t>
            </w:r>
            <w:r>
              <w:rPr>
                <w:b/>
              </w:rPr>
              <w:t>*</w:t>
            </w:r>
          </w:p>
        </w:tc>
      </w:tr>
      <w:tr w:rsidR="000E16E8" w14:paraId="36490023" w14:textId="77777777" w:rsidTr="009F00B5">
        <w:trPr>
          <w:trHeight w:val="389"/>
        </w:trPr>
        <w:tc>
          <w:tcPr>
            <w:tcW w:w="2073" w:type="dxa"/>
            <w:tcBorders>
              <w:top w:val="single" w:sz="12" w:space="0" w:color="auto"/>
            </w:tcBorders>
          </w:tcPr>
          <w:p w14:paraId="7F1CD129" w14:textId="77777777" w:rsidR="000E16E8" w:rsidRDefault="000E16E8" w:rsidP="009F00B5">
            <w:r>
              <w:rPr>
                <w:rFonts w:hint="eastAsia"/>
              </w:rPr>
              <w:t>non-in</w:t>
            </w:r>
            <w:r>
              <w:t>verted list</w:t>
            </w:r>
          </w:p>
        </w:tc>
        <w:tc>
          <w:tcPr>
            <w:tcW w:w="2072" w:type="dxa"/>
            <w:tcBorders>
              <w:top w:val="single" w:sz="12" w:space="0" w:color="auto"/>
            </w:tcBorders>
          </w:tcPr>
          <w:p w14:paraId="0F9118C5" w14:textId="77777777" w:rsidR="000E16E8" w:rsidRDefault="000E16E8" w:rsidP="009F00B5">
            <w:r>
              <w:rPr>
                <w:rFonts w:hint="eastAsia"/>
              </w:rPr>
              <w:t>.615</w:t>
            </w:r>
          </w:p>
        </w:tc>
        <w:tc>
          <w:tcPr>
            <w:tcW w:w="2072" w:type="dxa"/>
            <w:tcBorders>
              <w:top w:val="single" w:sz="12" w:space="0" w:color="auto"/>
            </w:tcBorders>
          </w:tcPr>
          <w:p w14:paraId="4C6FEF3E" w14:textId="77777777" w:rsidR="000E16E8" w:rsidRDefault="000E16E8" w:rsidP="009F00B5">
            <w:r>
              <w:rPr>
                <w:rFonts w:hint="eastAsia"/>
              </w:rPr>
              <w:t>.261</w:t>
            </w:r>
          </w:p>
        </w:tc>
        <w:tc>
          <w:tcPr>
            <w:tcW w:w="2283" w:type="dxa"/>
            <w:tcBorders>
              <w:top w:val="single" w:sz="12" w:space="0" w:color="auto"/>
            </w:tcBorders>
          </w:tcPr>
          <w:p w14:paraId="7D3A07C5" w14:textId="77777777" w:rsidR="000E16E8" w:rsidRDefault="000E16E8" w:rsidP="009F00B5">
            <w:r>
              <w:rPr>
                <w:rFonts w:hint="eastAsia"/>
              </w:rPr>
              <w:t>.366</w:t>
            </w:r>
          </w:p>
        </w:tc>
      </w:tr>
    </w:tbl>
    <w:p w14:paraId="29970406" w14:textId="77777777" w:rsidR="000E16E8" w:rsidRDefault="000E16E8" w:rsidP="000E16E8"/>
    <w:p w14:paraId="218234B2" w14:textId="77777777" w:rsidR="000E16E8" w:rsidRDefault="000E16E8" w:rsidP="000E16E8">
      <w:pPr>
        <w:ind w:firstLineChars="700" w:firstLine="1470"/>
      </w:pPr>
      <w:r>
        <w:rPr>
          <w:rFonts w:hint="eastAsia"/>
        </w:rPr>
        <w:t>表</w:t>
      </w:r>
      <w:r>
        <w:rPr>
          <w:rFonts w:hint="eastAsia"/>
        </w:rPr>
        <w:t>2</w:t>
      </w:r>
      <w:r>
        <w:t xml:space="preserve"> </w:t>
      </w:r>
      <w:r>
        <w:rPr>
          <w:rFonts w:hint="eastAsia"/>
        </w:rPr>
        <w:t>不同关键字数量下的查准率、召回率以及</w:t>
      </w:r>
      <w:r>
        <w:rPr>
          <w:rFonts w:hint="eastAsia"/>
        </w:rPr>
        <w:t>F</w:t>
      </w:r>
      <w:r>
        <w:rPr>
          <w:rFonts w:hint="eastAsia"/>
        </w:rPr>
        <w:t>值指标</w:t>
      </w:r>
    </w:p>
    <w:p w14:paraId="1B2C5454" w14:textId="032554E1" w:rsidR="000E16E8" w:rsidRDefault="000E16E8" w:rsidP="00646C3D">
      <w:pPr>
        <w:spacing w:line="400" w:lineRule="exact"/>
        <w:ind w:firstLine="510"/>
      </w:pPr>
      <w:r w:rsidRPr="00646C3D">
        <w:rPr>
          <w:rFonts w:ascii="宋体" w:hAnsi="宋体" w:hint="eastAsia"/>
          <w:sz w:val="24"/>
          <w:szCs w:val="24"/>
        </w:rPr>
        <w:t>通过表2的结果，我们可以发现，随着关键字数量的增加，系统的查准率在不断增加，增加的幅度逐渐变小，召回率也在不断增加，增加的幅度先增大后减小，总体上来说，随着关键字数量的增多，系统的查准率和召回率在提升。值得一提</w:t>
      </w:r>
      <w:r w:rsidRPr="00646C3D">
        <w:rPr>
          <w:rFonts w:ascii="宋体" w:hAnsi="宋体"/>
          <w:sz w:val="24"/>
          <w:szCs w:val="24"/>
        </w:rPr>
        <w:t>的是，我们测试了在</w:t>
      </w:r>
      <w:r w:rsidRPr="00646C3D">
        <w:rPr>
          <w:rFonts w:ascii="宋体" w:hAnsi="宋体" w:hint="eastAsia"/>
          <w:sz w:val="24"/>
          <w:szCs w:val="24"/>
        </w:rPr>
        <w:t>没有倒排列表</w:t>
      </w:r>
      <w:r w:rsidRPr="00646C3D">
        <w:rPr>
          <w:rFonts w:ascii="宋体" w:hAnsi="宋体"/>
          <w:sz w:val="24"/>
          <w:szCs w:val="24"/>
        </w:rPr>
        <w:t>情况下</w:t>
      </w:r>
      <w:r w:rsidRPr="00646C3D">
        <w:rPr>
          <w:rFonts w:ascii="宋体" w:hAnsi="宋体" w:hint="eastAsia"/>
          <w:sz w:val="24"/>
          <w:szCs w:val="24"/>
        </w:rPr>
        <w:t>查准率</w:t>
      </w:r>
      <w:r w:rsidRPr="00646C3D">
        <w:rPr>
          <w:rFonts w:ascii="宋体" w:hAnsi="宋体"/>
          <w:sz w:val="24"/>
          <w:szCs w:val="24"/>
        </w:rPr>
        <w:t>和召回率的大小，结果发现，</w:t>
      </w:r>
      <w:r w:rsidRPr="00646C3D">
        <w:rPr>
          <w:rFonts w:ascii="宋体" w:hAnsi="宋体"/>
          <w:sz w:val="24"/>
          <w:szCs w:val="24"/>
        </w:rPr>
        <w:lastRenderedPageBreak/>
        <w:t>系统的</w:t>
      </w:r>
      <w:r w:rsidRPr="00646C3D">
        <w:rPr>
          <w:rFonts w:ascii="宋体" w:hAnsi="宋体" w:hint="eastAsia"/>
          <w:sz w:val="24"/>
          <w:szCs w:val="24"/>
        </w:rPr>
        <w:t>查准率</w:t>
      </w:r>
      <w:r w:rsidRPr="00646C3D">
        <w:rPr>
          <w:rFonts w:ascii="宋体" w:hAnsi="宋体"/>
          <w:sz w:val="24"/>
          <w:szCs w:val="24"/>
        </w:rPr>
        <w:t>和召回率都</w:t>
      </w:r>
      <w:r w:rsidRPr="00646C3D">
        <w:rPr>
          <w:rFonts w:ascii="宋体" w:hAnsi="宋体" w:hint="eastAsia"/>
          <w:sz w:val="24"/>
          <w:szCs w:val="24"/>
        </w:rPr>
        <w:t>发生了</w:t>
      </w:r>
      <w:r w:rsidRPr="00646C3D">
        <w:rPr>
          <w:rFonts w:ascii="宋体" w:hAnsi="宋体"/>
          <w:sz w:val="24"/>
          <w:szCs w:val="24"/>
        </w:rPr>
        <w:t>下降，特别是在召回率方面。</w:t>
      </w:r>
    </w:p>
    <w:p w14:paraId="0EABCED2" w14:textId="77777777" w:rsidR="000E16E8" w:rsidRPr="00646C3D" w:rsidRDefault="000E16E8" w:rsidP="00646C3D">
      <w:pPr>
        <w:spacing w:line="400" w:lineRule="exact"/>
        <w:ind w:firstLine="510"/>
        <w:rPr>
          <w:rFonts w:ascii="宋体" w:hAnsi="宋体"/>
          <w:sz w:val="24"/>
          <w:szCs w:val="24"/>
        </w:rPr>
      </w:pPr>
      <w:r w:rsidRPr="00646C3D">
        <w:rPr>
          <w:rFonts w:ascii="宋体" w:hAnsi="宋体" w:hint="eastAsia"/>
          <w:sz w:val="24"/>
          <w:szCs w:val="24"/>
        </w:rPr>
        <w:t>随后，我们用相关性指标M</w:t>
      </w:r>
      <w:r w:rsidRPr="00646C3D">
        <w:rPr>
          <w:rFonts w:ascii="宋体" w:hAnsi="宋体"/>
          <w:sz w:val="24"/>
          <w:szCs w:val="24"/>
        </w:rPr>
        <w:t>RR</w:t>
      </w:r>
      <w:r w:rsidRPr="00646C3D">
        <w:rPr>
          <w:rFonts w:ascii="宋体" w:hAnsi="宋体" w:hint="eastAsia"/>
          <w:sz w:val="24"/>
          <w:szCs w:val="24"/>
        </w:rPr>
        <w:t>，测试了我们的D</w:t>
      </w:r>
      <w:r w:rsidRPr="00646C3D">
        <w:rPr>
          <w:rFonts w:ascii="宋体" w:hAnsi="宋体"/>
          <w:sz w:val="24"/>
          <w:szCs w:val="24"/>
        </w:rPr>
        <w:t>SE</w:t>
      </w:r>
      <w:r w:rsidRPr="00646C3D">
        <w:rPr>
          <w:rFonts w:ascii="宋体" w:hAnsi="宋体" w:hint="eastAsia"/>
          <w:sz w:val="24"/>
          <w:szCs w:val="24"/>
        </w:rPr>
        <w:t>算法对关键字排名的性能，我们选取了</w:t>
      </w:r>
      <m:oMath>
        <m:r>
          <w:rPr>
            <w:rFonts w:ascii="Cambria Math" w:hAnsi="Cambria Math"/>
            <w:sz w:val="24"/>
            <w:szCs w:val="24"/>
          </w:rPr>
          <m:t>ε</m:t>
        </m:r>
        <m:r>
          <m:rPr>
            <m:sty m:val="p"/>
          </m:rPr>
          <w:rPr>
            <w:rFonts w:ascii="Cambria Math" w:hAnsi="Cambria Math"/>
            <w:sz w:val="24"/>
            <w:szCs w:val="24"/>
          </w:rPr>
          <m:t>=1</m:t>
        </m:r>
        <m:r>
          <m:rPr>
            <m:sty m:val="p"/>
          </m:rPr>
          <w:rPr>
            <w:rFonts w:ascii="Cambria Math" w:hAnsi="Cambria Math" w:hint="eastAsia"/>
            <w:sz w:val="24"/>
            <w:szCs w:val="24"/>
          </w:rPr>
          <m:t>和</m:t>
        </m:r>
        <m:r>
          <m:rPr>
            <m:sty m:val="p"/>
          </m:rPr>
          <w:rPr>
            <w:rFonts w:ascii="Cambria Math" w:hAnsi="Cambria Math" w:hint="eastAsia"/>
            <w:sz w:val="24"/>
            <w:szCs w:val="24"/>
          </w:rPr>
          <m:t>2</m:t>
        </m:r>
      </m:oMath>
      <w:r w:rsidRPr="00646C3D">
        <w:rPr>
          <w:rFonts w:ascii="宋体" w:hAnsi="宋体" w:hint="eastAsia"/>
          <w:sz w:val="24"/>
          <w:szCs w:val="24"/>
        </w:rPr>
        <w:t>的两种情况，对</w:t>
      </w:r>
      <m:oMath>
        <m:r>
          <m:rPr>
            <m:sty m:val="p"/>
          </m:rPr>
          <w:rPr>
            <w:rFonts w:ascii="Cambria Math" w:hAnsi="Cambria Math"/>
            <w:sz w:val="24"/>
            <w:szCs w:val="24"/>
          </w:rPr>
          <m:t xml:space="preserve"> </m:t>
        </m:r>
        <m:r>
          <w:rPr>
            <w:rFonts w:ascii="Cambria Math" w:hAnsi="Cambria Math"/>
            <w:sz w:val="24"/>
            <w:szCs w:val="24"/>
          </w:rPr>
          <m:t>δ</m:t>
        </m:r>
      </m:oMath>
      <w:r w:rsidRPr="00646C3D">
        <w:rPr>
          <w:rFonts w:ascii="宋体" w:hAnsi="宋体" w:hint="eastAsia"/>
          <w:sz w:val="24"/>
          <w:szCs w:val="24"/>
        </w:rPr>
        <w:t>=</w:t>
      </w:r>
      <w:r w:rsidRPr="00646C3D">
        <w:rPr>
          <w:rFonts w:ascii="宋体" w:hAnsi="宋体"/>
          <w:sz w:val="24"/>
          <w:szCs w:val="24"/>
        </w:rPr>
        <w:t>L</w:t>
      </w:r>
      <w:r w:rsidRPr="00646C3D">
        <w:rPr>
          <w:rFonts w:ascii="宋体" w:hAnsi="宋体" w:hint="eastAsia"/>
          <w:sz w:val="24"/>
          <w:szCs w:val="24"/>
        </w:rPr>
        <w:t>/</w:t>
      </w:r>
      <m:oMath>
        <m:sSup>
          <m:sSupPr>
            <m:ctrlPr>
              <w:rPr>
                <w:rFonts w:ascii="Cambria Math" w:hAnsi="Cambria Math"/>
                <w:sz w:val="24"/>
                <w:szCs w:val="24"/>
              </w:rPr>
            </m:ctrlPr>
          </m:sSupPr>
          <m:e>
            <m:r>
              <m:rPr>
                <m:sty m:val="p"/>
              </m:rPr>
              <w:rPr>
                <w:rFonts w:ascii="Cambria Math" w:hAnsi="Cambria Math" w:hint="eastAsia"/>
                <w:sz w:val="24"/>
                <w:szCs w:val="24"/>
              </w:rPr>
              <m:t>2</m:t>
            </m:r>
          </m:e>
          <m:sup>
            <m:r>
              <w:rPr>
                <w:rFonts w:ascii="Cambria Math" w:hAnsi="Cambria Math" w:hint="eastAsia"/>
                <w:sz w:val="24"/>
                <w:szCs w:val="24"/>
              </w:rPr>
              <m:t>n</m:t>
            </m:r>
          </m:sup>
        </m:sSup>
      </m:oMath>
      <w:r w:rsidRPr="00646C3D">
        <w:rPr>
          <w:rFonts w:ascii="宋体" w:hAnsi="宋体" w:hint="eastAsia"/>
          <w:sz w:val="24"/>
          <w:szCs w:val="24"/>
        </w:rPr>
        <w:t>(</w:t>
      </w:r>
      <w:r w:rsidRPr="00646C3D">
        <w:rPr>
          <w:rFonts w:ascii="宋体" w:hAnsi="宋体"/>
          <w:sz w:val="24"/>
          <w:szCs w:val="24"/>
        </w:rPr>
        <w:t>n=1,2,3,4)</w:t>
      </w:r>
      <w:r w:rsidRPr="00646C3D">
        <w:rPr>
          <w:rFonts w:ascii="宋体" w:hAnsi="宋体" w:hint="eastAsia"/>
          <w:sz w:val="24"/>
          <w:szCs w:val="24"/>
        </w:rPr>
        <w:t>的四种不同取值进行M</w:t>
      </w:r>
      <w:r w:rsidRPr="00646C3D">
        <w:rPr>
          <w:rFonts w:ascii="宋体" w:hAnsi="宋体"/>
          <w:sz w:val="24"/>
          <w:szCs w:val="24"/>
        </w:rPr>
        <w:t>RR</w:t>
      </w:r>
      <w:r w:rsidRPr="00646C3D">
        <w:rPr>
          <w:rFonts w:ascii="宋体" w:hAnsi="宋体" w:hint="eastAsia"/>
          <w:sz w:val="24"/>
          <w:szCs w:val="24"/>
        </w:rPr>
        <w:t>统计，统计的结果如表3：</w:t>
      </w:r>
    </w:p>
    <w:tbl>
      <w:tblPr>
        <w:tblStyle w:val="ab"/>
        <w:tblW w:w="0" w:type="auto"/>
        <w:tblLook w:val="04A0" w:firstRow="1" w:lastRow="0" w:firstColumn="1" w:lastColumn="0" w:noHBand="0" w:noVBand="1"/>
      </w:tblPr>
      <w:tblGrid>
        <w:gridCol w:w="2765"/>
        <w:gridCol w:w="2765"/>
        <w:gridCol w:w="2766"/>
      </w:tblGrid>
      <w:tr w:rsidR="000E16E8" w14:paraId="1221EE21" w14:textId="77777777" w:rsidTr="009F00B5">
        <w:tc>
          <w:tcPr>
            <w:tcW w:w="2765" w:type="dxa"/>
          </w:tcPr>
          <w:p w14:paraId="7029F985" w14:textId="77777777" w:rsidR="000E16E8" w:rsidRDefault="000E16E8" w:rsidP="009F00B5">
            <w:r>
              <w:rPr>
                <w:rFonts w:hint="eastAsia"/>
              </w:rPr>
              <w:t>n(</w:t>
            </w:r>
            <m:oMath>
              <m:r>
                <w:rPr>
                  <w:rFonts w:ascii="Cambria Math" w:hAnsi="Cambria Math"/>
                </w:rPr>
                <m:t>δ</m:t>
              </m:r>
            </m:oMath>
            <w:r>
              <w:rPr>
                <w:rFonts w:hint="eastAsia"/>
              </w:rPr>
              <w:t>=</w:t>
            </w:r>
            <w:r>
              <w:t>L</w:t>
            </w:r>
            <w:r>
              <w:rPr>
                <w:rFonts w:hint="eastAsia"/>
              </w:rPr>
              <w:t>/</w:t>
            </w:r>
            <m:oMath>
              <m:sSup>
                <m:sSupPr>
                  <m:ctrlPr>
                    <w:rPr>
                      <w:rFonts w:ascii="Cambria Math" w:hAnsi="Cambria Math"/>
                      <w:i/>
                    </w:rPr>
                  </m:ctrlPr>
                </m:sSupPr>
                <m:e>
                  <m:r>
                    <w:rPr>
                      <w:rFonts w:ascii="Cambria Math" w:hAnsi="Cambria Math" w:hint="eastAsia"/>
                    </w:rPr>
                    <m:t>2</m:t>
                  </m:r>
                </m:e>
                <m:sup>
                  <m:r>
                    <w:rPr>
                      <w:rFonts w:ascii="Cambria Math" w:hAnsi="Cambria Math" w:hint="eastAsia"/>
                    </w:rPr>
                    <m:t>n</m:t>
                  </m:r>
                </m:sup>
              </m:sSup>
            </m:oMath>
            <w:r>
              <w:rPr>
                <w:rFonts w:hint="eastAsia"/>
              </w:rPr>
              <w:t>)</w:t>
            </w:r>
          </w:p>
        </w:tc>
        <w:tc>
          <w:tcPr>
            <w:tcW w:w="2765" w:type="dxa"/>
          </w:tcPr>
          <w:p w14:paraId="15565C1B" w14:textId="77777777" w:rsidR="000E16E8" w:rsidRDefault="000E16E8" w:rsidP="009F00B5">
            <w:pPr>
              <w:jc w:val="center"/>
            </w:pPr>
            <m:oMath>
              <m:r>
                <w:rPr>
                  <w:rFonts w:ascii="Cambria Math" w:hAnsi="Cambria Math"/>
                </w:rPr>
                <m:t>ε@1</m:t>
              </m:r>
            </m:oMath>
            <w:r>
              <w:rPr>
                <w:rFonts w:hint="eastAsia"/>
              </w:rPr>
              <w:t xml:space="preserve"> MRR</w:t>
            </w:r>
          </w:p>
        </w:tc>
        <w:tc>
          <w:tcPr>
            <w:tcW w:w="2766" w:type="dxa"/>
          </w:tcPr>
          <w:p w14:paraId="2D1823CB" w14:textId="77777777" w:rsidR="000E16E8" w:rsidRDefault="000E16E8" w:rsidP="009F00B5">
            <w:pPr>
              <w:jc w:val="center"/>
            </w:pPr>
            <m:oMath>
              <m:r>
                <w:rPr>
                  <w:rFonts w:ascii="Cambria Math" w:hAnsi="Cambria Math"/>
                </w:rPr>
                <m:t xml:space="preserve">ε@2 </m:t>
              </m:r>
            </m:oMath>
            <w:r>
              <w:t>MRR</w:t>
            </w:r>
          </w:p>
        </w:tc>
      </w:tr>
      <w:tr w:rsidR="000E16E8" w14:paraId="093180F2" w14:textId="77777777" w:rsidTr="009F00B5">
        <w:tc>
          <w:tcPr>
            <w:tcW w:w="2765" w:type="dxa"/>
          </w:tcPr>
          <w:p w14:paraId="3AB91120" w14:textId="77777777" w:rsidR="000E16E8" w:rsidRDefault="000E16E8" w:rsidP="009F00B5">
            <w:r>
              <w:rPr>
                <w:rFonts w:hint="eastAsia"/>
              </w:rPr>
              <w:t>1</w:t>
            </w:r>
          </w:p>
        </w:tc>
        <w:tc>
          <w:tcPr>
            <w:tcW w:w="2765" w:type="dxa"/>
          </w:tcPr>
          <w:p w14:paraId="68D2C7BF" w14:textId="77777777" w:rsidR="000E16E8" w:rsidRDefault="000E16E8" w:rsidP="009F00B5">
            <w:r>
              <w:rPr>
                <w:rFonts w:hint="eastAsia"/>
              </w:rPr>
              <w:t>0.</w:t>
            </w:r>
            <w:r>
              <w:t>502</w:t>
            </w:r>
          </w:p>
        </w:tc>
        <w:tc>
          <w:tcPr>
            <w:tcW w:w="2766" w:type="dxa"/>
          </w:tcPr>
          <w:p w14:paraId="7945E365" w14:textId="77777777" w:rsidR="000E16E8" w:rsidRDefault="000E16E8" w:rsidP="009F00B5">
            <w:r>
              <w:rPr>
                <w:rFonts w:hint="eastAsia"/>
              </w:rPr>
              <w:t>0.502</w:t>
            </w:r>
          </w:p>
        </w:tc>
      </w:tr>
      <w:tr w:rsidR="000E16E8" w14:paraId="253E9030" w14:textId="77777777" w:rsidTr="009F00B5">
        <w:tc>
          <w:tcPr>
            <w:tcW w:w="2765" w:type="dxa"/>
          </w:tcPr>
          <w:p w14:paraId="4B2C8314" w14:textId="77777777" w:rsidR="000E16E8" w:rsidRDefault="000E16E8" w:rsidP="009F00B5">
            <w:r>
              <w:rPr>
                <w:rFonts w:hint="eastAsia"/>
              </w:rPr>
              <w:t>2</w:t>
            </w:r>
          </w:p>
        </w:tc>
        <w:tc>
          <w:tcPr>
            <w:tcW w:w="2765" w:type="dxa"/>
          </w:tcPr>
          <w:p w14:paraId="05AD74D4" w14:textId="77777777" w:rsidR="000E16E8" w:rsidRDefault="000E16E8" w:rsidP="009F00B5">
            <w:r>
              <w:rPr>
                <w:rFonts w:hint="eastAsia"/>
              </w:rPr>
              <w:t>0.611</w:t>
            </w:r>
          </w:p>
        </w:tc>
        <w:tc>
          <w:tcPr>
            <w:tcW w:w="2766" w:type="dxa"/>
          </w:tcPr>
          <w:p w14:paraId="6A67A555" w14:textId="77777777" w:rsidR="000E16E8" w:rsidRDefault="000E16E8" w:rsidP="009F00B5">
            <w:r>
              <w:rPr>
                <w:rFonts w:hint="eastAsia"/>
              </w:rPr>
              <w:t>0.6</w:t>
            </w:r>
            <w:r>
              <w:t>36</w:t>
            </w:r>
          </w:p>
        </w:tc>
      </w:tr>
      <w:tr w:rsidR="000E16E8" w14:paraId="3100F45B" w14:textId="77777777" w:rsidTr="009F00B5">
        <w:tc>
          <w:tcPr>
            <w:tcW w:w="2765" w:type="dxa"/>
          </w:tcPr>
          <w:p w14:paraId="6C2E40E6" w14:textId="77777777" w:rsidR="000E16E8" w:rsidRDefault="000E16E8" w:rsidP="009F00B5">
            <w:r>
              <w:rPr>
                <w:rFonts w:hint="eastAsia"/>
              </w:rPr>
              <w:t>3</w:t>
            </w:r>
          </w:p>
        </w:tc>
        <w:tc>
          <w:tcPr>
            <w:tcW w:w="2765" w:type="dxa"/>
          </w:tcPr>
          <w:p w14:paraId="457CB1FD" w14:textId="77777777" w:rsidR="000E16E8" w:rsidRPr="0036459C" w:rsidRDefault="000E16E8" w:rsidP="009F00B5">
            <w:pPr>
              <w:rPr>
                <w:b/>
              </w:rPr>
            </w:pPr>
            <w:r w:rsidRPr="0036459C">
              <w:rPr>
                <w:rFonts w:hint="eastAsia"/>
                <w:b/>
              </w:rPr>
              <w:t>0.677</w:t>
            </w:r>
          </w:p>
        </w:tc>
        <w:tc>
          <w:tcPr>
            <w:tcW w:w="2766" w:type="dxa"/>
          </w:tcPr>
          <w:p w14:paraId="5BC50941" w14:textId="77777777" w:rsidR="000E16E8" w:rsidRPr="0036459C" w:rsidRDefault="000E16E8" w:rsidP="009F00B5">
            <w:pPr>
              <w:rPr>
                <w:b/>
              </w:rPr>
            </w:pPr>
            <w:r w:rsidRPr="0036459C">
              <w:rPr>
                <w:rFonts w:hint="eastAsia"/>
                <w:b/>
              </w:rPr>
              <w:t>0.</w:t>
            </w:r>
            <w:r w:rsidRPr="0036459C">
              <w:rPr>
                <w:b/>
              </w:rPr>
              <w:t>692</w:t>
            </w:r>
          </w:p>
        </w:tc>
      </w:tr>
      <w:tr w:rsidR="000E16E8" w14:paraId="65A7541C" w14:textId="77777777" w:rsidTr="009F00B5">
        <w:tc>
          <w:tcPr>
            <w:tcW w:w="2765" w:type="dxa"/>
          </w:tcPr>
          <w:p w14:paraId="0CAB1690" w14:textId="77777777" w:rsidR="000E16E8" w:rsidRDefault="000E16E8" w:rsidP="009F00B5">
            <w:r>
              <w:rPr>
                <w:rFonts w:hint="eastAsia"/>
              </w:rPr>
              <w:t>4</w:t>
            </w:r>
          </w:p>
        </w:tc>
        <w:tc>
          <w:tcPr>
            <w:tcW w:w="2765" w:type="dxa"/>
          </w:tcPr>
          <w:p w14:paraId="1A8D3B13" w14:textId="77777777" w:rsidR="000E16E8" w:rsidRDefault="000E16E8" w:rsidP="009F00B5">
            <w:r>
              <w:rPr>
                <w:rFonts w:hint="eastAsia"/>
              </w:rPr>
              <w:t>0.652</w:t>
            </w:r>
          </w:p>
        </w:tc>
        <w:tc>
          <w:tcPr>
            <w:tcW w:w="2766" w:type="dxa"/>
          </w:tcPr>
          <w:p w14:paraId="37201A8D" w14:textId="77777777" w:rsidR="000E16E8" w:rsidRDefault="000E16E8" w:rsidP="009F00B5">
            <w:r>
              <w:rPr>
                <w:rFonts w:hint="eastAsia"/>
              </w:rPr>
              <w:t>0.661</w:t>
            </w:r>
          </w:p>
        </w:tc>
      </w:tr>
    </w:tbl>
    <w:p w14:paraId="5F529B8C" w14:textId="77777777" w:rsidR="000E16E8" w:rsidRDefault="000E16E8" w:rsidP="000E16E8">
      <w:pPr>
        <w:jc w:val="center"/>
      </w:pPr>
      <w:r>
        <w:rPr>
          <w:rFonts w:hint="eastAsia"/>
        </w:rPr>
        <w:t>表</w:t>
      </w:r>
      <w:r>
        <w:rPr>
          <w:rFonts w:hint="eastAsia"/>
        </w:rPr>
        <w:t xml:space="preserve">3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p>
    <w:p w14:paraId="2E58093B" w14:textId="22CAF779" w:rsidR="000E16E8" w:rsidRPr="00A376E5" w:rsidRDefault="000E16E8" w:rsidP="00A376E5">
      <w:pPr>
        <w:spacing w:line="400" w:lineRule="exact"/>
        <w:ind w:firstLine="510"/>
        <w:rPr>
          <w:rFonts w:ascii="宋体" w:hAnsi="宋体"/>
          <w:sz w:val="24"/>
          <w:szCs w:val="24"/>
        </w:rPr>
      </w:pPr>
      <w:r w:rsidRPr="00646C3D">
        <w:rPr>
          <w:rFonts w:ascii="宋体" w:hAnsi="宋体" w:hint="eastAsia"/>
          <w:sz w:val="24"/>
          <w:szCs w:val="24"/>
        </w:rPr>
        <w:t>通过表3可以得到</w:t>
      </w:r>
      <w:r w:rsidRPr="00646C3D">
        <w:rPr>
          <w:rFonts w:ascii="宋体" w:hAnsi="宋体"/>
          <w:sz w:val="24"/>
          <w:szCs w:val="24"/>
        </w:rPr>
        <w:t>，</w:t>
      </w:r>
      <w:r w:rsidRPr="00646C3D">
        <w:rPr>
          <w:rFonts w:ascii="宋体" w:hAnsi="宋体" w:hint="eastAsia"/>
          <w:sz w:val="24"/>
          <w:szCs w:val="24"/>
        </w:rPr>
        <w:t>随着</w:t>
      </w:r>
      <m:oMath>
        <m:r>
          <w:rPr>
            <w:rFonts w:ascii="Cambria Math" w:hAnsi="Cambria Math"/>
            <w:sz w:val="24"/>
            <w:szCs w:val="24"/>
          </w:rPr>
          <m:t>δ</m:t>
        </m:r>
      </m:oMath>
      <w:r w:rsidRPr="00646C3D">
        <w:rPr>
          <w:rFonts w:ascii="宋体" w:hAnsi="宋体" w:hint="eastAsia"/>
          <w:sz w:val="24"/>
          <w:szCs w:val="24"/>
        </w:rPr>
        <w:t>距离初始坐标</w:t>
      </w:r>
      <w:r w:rsidRPr="00646C3D">
        <w:rPr>
          <w:rFonts w:ascii="宋体" w:hAnsi="宋体"/>
          <w:sz w:val="24"/>
          <w:szCs w:val="24"/>
        </w:rPr>
        <w:t>越来越远，</w:t>
      </w:r>
      <w:r w:rsidRPr="00646C3D">
        <w:rPr>
          <w:rFonts w:ascii="宋体" w:hAnsi="宋体" w:hint="eastAsia"/>
          <w:sz w:val="24"/>
          <w:szCs w:val="24"/>
        </w:rPr>
        <w:t>DSE算法的</w:t>
      </w:r>
      <w:r w:rsidRPr="00646C3D">
        <w:rPr>
          <w:rFonts w:ascii="宋体" w:hAnsi="宋体"/>
          <w:sz w:val="24"/>
          <w:szCs w:val="24"/>
        </w:rPr>
        <w:t>关键字排序</w:t>
      </w:r>
      <w:r w:rsidRPr="00646C3D">
        <w:rPr>
          <w:rFonts w:ascii="宋体" w:hAnsi="宋体" w:hint="eastAsia"/>
          <w:sz w:val="24"/>
          <w:szCs w:val="24"/>
        </w:rPr>
        <w:t>性能</w:t>
      </w:r>
      <w:r w:rsidRPr="00646C3D">
        <w:rPr>
          <w:rFonts w:ascii="宋体" w:hAnsi="宋体"/>
          <w:sz w:val="24"/>
          <w:szCs w:val="24"/>
        </w:rPr>
        <w:t>先升后降，当</w:t>
      </w:r>
      <m:oMath>
        <m:r>
          <w:rPr>
            <w:rFonts w:ascii="Cambria Math" w:hAnsi="Cambria Math"/>
            <w:sz w:val="24"/>
            <w:szCs w:val="24"/>
          </w:rPr>
          <m:t>δ</m:t>
        </m:r>
      </m:oMath>
      <w:r w:rsidRPr="00646C3D">
        <w:rPr>
          <w:rFonts w:ascii="宋体" w:hAnsi="宋体" w:hint="eastAsia"/>
          <w:sz w:val="24"/>
          <w:szCs w:val="24"/>
        </w:rPr>
        <w:t>=</w:t>
      </w:r>
      <w:r w:rsidRPr="00646C3D">
        <w:rPr>
          <w:rFonts w:ascii="宋体" w:hAnsi="宋体"/>
          <w:sz w:val="24"/>
          <w:szCs w:val="24"/>
        </w:rPr>
        <w:t>L</w:t>
      </w:r>
      <w:r w:rsidRPr="00646C3D">
        <w:rPr>
          <w:rFonts w:ascii="宋体" w:hAnsi="宋体" w:hint="eastAsia"/>
          <w:sz w:val="24"/>
          <w:szCs w:val="24"/>
        </w:rPr>
        <w:t>/8时</w:t>
      </w:r>
      <w:r w:rsidRPr="00646C3D">
        <w:rPr>
          <w:rFonts w:ascii="宋体" w:hAnsi="宋体"/>
          <w:sz w:val="24"/>
          <w:szCs w:val="24"/>
        </w:rPr>
        <w:t>，</w:t>
      </w:r>
      <w:r w:rsidRPr="00646C3D">
        <w:rPr>
          <w:rFonts w:ascii="宋体" w:hAnsi="宋体" w:hint="eastAsia"/>
          <w:sz w:val="24"/>
          <w:szCs w:val="24"/>
        </w:rPr>
        <w:t>D</w:t>
      </w:r>
      <w:r w:rsidRPr="00646C3D">
        <w:rPr>
          <w:rFonts w:ascii="宋体" w:hAnsi="宋体"/>
          <w:sz w:val="24"/>
          <w:szCs w:val="24"/>
        </w:rPr>
        <w:t>SE</w:t>
      </w:r>
      <w:r w:rsidRPr="00646C3D">
        <w:rPr>
          <w:rFonts w:ascii="宋体" w:hAnsi="宋体" w:hint="eastAsia"/>
          <w:sz w:val="24"/>
          <w:szCs w:val="24"/>
        </w:rPr>
        <w:t>的关键字排序性能达到最佳</w:t>
      </w:r>
      <w:r w:rsidRPr="00646C3D">
        <w:rPr>
          <w:rFonts w:ascii="宋体" w:hAnsi="宋体"/>
          <w:sz w:val="24"/>
          <w:szCs w:val="24"/>
        </w:rPr>
        <w:t>。</w:t>
      </w:r>
    </w:p>
    <w:p w14:paraId="7AB6CAD2" w14:textId="2D2E436C" w:rsidR="005C1E65" w:rsidRPr="00A376E5" w:rsidRDefault="005C1E65" w:rsidP="00A376E5">
      <w:pPr>
        <w:spacing w:line="400" w:lineRule="exact"/>
        <w:rPr>
          <w:rFonts w:ascii="宋体" w:hAnsi="宋体"/>
          <w:b/>
          <w:bCs/>
          <w:sz w:val="24"/>
          <w:szCs w:val="24"/>
        </w:rPr>
      </w:pPr>
      <w:r w:rsidRPr="00A376E5">
        <w:rPr>
          <w:rFonts w:ascii="宋体" w:hAnsi="宋体" w:hint="eastAsia"/>
          <w:b/>
          <w:bCs/>
          <w:sz w:val="24"/>
          <w:szCs w:val="24"/>
        </w:rPr>
        <w:t xml:space="preserve">4.3.4 </w:t>
      </w:r>
      <w:proofErr w:type="gramStart"/>
      <w:r w:rsidR="001B4748" w:rsidRPr="00A376E5">
        <w:rPr>
          <w:rFonts w:ascii="宋体" w:hAnsi="宋体" w:hint="eastAsia"/>
          <w:b/>
          <w:bCs/>
          <w:sz w:val="24"/>
          <w:szCs w:val="24"/>
        </w:rPr>
        <w:t>跨链图谱</w:t>
      </w:r>
      <w:proofErr w:type="gramEnd"/>
      <w:r w:rsidRPr="00A376E5">
        <w:rPr>
          <w:rFonts w:ascii="宋体" w:hAnsi="宋体"/>
          <w:b/>
          <w:bCs/>
          <w:sz w:val="24"/>
          <w:szCs w:val="24"/>
        </w:rPr>
        <w:t>测试</w:t>
      </w:r>
    </w:p>
    <w:p w14:paraId="62E2F214" w14:textId="49C74FF5" w:rsidR="001B4748" w:rsidRPr="00A376E5" w:rsidRDefault="001B4748" w:rsidP="001B4748">
      <w:pPr>
        <w:ind w:firstLineChars="300" w:firstLine="720"/>
        <w:rPr>
          <w:rFonts w:ascii="宋体" w:hAnsi="宋体"/>
          <w:sz w:val="24"/>
          <w:szCs w:val="24"/>
        </w:rPr>
      </w:pPr>
      <w:proofErr w:type="gramStart"/>
      <w:r w:rsidRPr="00A376E5">
        <w:rPr>
          <w:rFonts w:ascii="宋体" w:hAnsi="宋体" w:hint="eastAsia"/>
          <w:sz w:val="24"/>
          <w:szCs w:val="24"/>
        </w:rPr>
        <w:t>跨链检索</w:t>
      </w:r>
      <w:proofErr w:type="gramEnd"/>
      <w:r w:rsidRPr="00A376E5">
        <w:rPr>
          <w:rFonts w:ascii="宋体" w:hAnsi="宋体" w:hint="eastAsia"/>
          <w:sz w:val="24"/>
          <w:szCs w:val="24"/>
        </w:rPr>
        <w:t>部分，我们对知识图谱的关系检索能力和可视化功能进行了测试，测试过程如下：</w:t>
      </w:r>
    </w:p>
    <w:p w14:paraId="7E534F01" w14:textId="22EF0EBF" w:rsidR="001B4748" w:rsidRPr="00A376E5" w:rsidRDefault="001B4748" w:rsidP="001B4748">
      <w:pPr>
        <w:ind w:firstLineChars="300" w:firstLine="720"/>
        <w:rPr>
          <w:rFonts w:ascii="宋体" w:hAnsi="宋体"/>
          <w:sz w:val="24"/>
          <w:szCs w:val="24"/>
        </w:rPr>
      </w:pPr>
      <w:r w:rsidRPr="00A376E5">
        <w:rPr>
          <w:rFonts w:ascii="宋体" w:hAnsi="宋体" w:hint="eastAsia"/>
          <w:sz w:val="24"/>
          <w:szCs w:val="24"/>
        </w:rPr>
        <w:t>1．测试关系检索能力</w:t>
      </w:r>
    </w:p>
    <w:p w14:paraId="6EC6EC76" w14:textId="06C4B41F" w:rsidR="001B4748" w:rsidRPr="00A376E5" w:rsidRDefault="00460AEB" w:rsidP="00460AEB">
      <w:pPr>
        <w:ind w:firstLineChars="200" w:firstLine="480"/>
        <w:rPr>
          <w:rFonts w:ascii="宋体" w:hAnsi="宋体"/>
          <w:sz w:val="24"/>
          <w:szCs w:val="24"/>
        </w:rPr>
      </w:pPr>
      <w:r w:rsidRPr="00A376E5">
        <w:rPr>
          <w:rFonts w:ascii="宋体" w:hAnsi="宋体" w:hint="eastAsia"/>
          <w:sz w:val="24"/>
          <w:szCs w:val="24"/>
        </w:rPr>
        <w:t>我们在知识链中以</w:t>
      </w:r>
      <w:r w:rsidRPr="00A376E5">
        <w:rPr>
          <w:rFonts w:ascii="宋体" w:hAnsi="宋体"/>
          <w:sz w:val="24"/>
          <w:szCs w:val="24"/>
        </w:rPr>
        <w:t>WEB</w:t>
      </w:r>
      <w:r w:rsidRPr="00A376E5">
        <w:rPr>
          <w:rFonts w:ascii="宋体" w:hAnsi="宋体" w:hint="eastAsia"/>
          <w:sz w:val="24"/>
          <w:szCs w:val="24"/>
        </w:rPr>
        <w:t>服务的方式</w:t>
      </w:r>
      <w:proofErr w:type="gramStart"/>
      <w:r w:rsidRPr="00A376E5">
        <w:rPr>
          <w:rFonts w:ascii="宋体" w:hAnsi="宋体" w:hint="eastAsia"/>
          <w:sz w:val="24"/>
          <w:szCs w:val="24"/>
        </w:rPr>
        <w:t>提供跨链查询</w:t>
      </w:r>
      <w:proofErr w:type="gramEnd"/>
      <w:r w:rsidRPr="00A376E5">
        <w:rPr>
          <w:rFonts w:ascii="宋体" w:hAnsi="宋体" w:hint="eastAsia"/>
          <w:sz w:val="24"/>
          <w:szCs w:val="24"/>
        </w:rPr>
        <w:t>服务，用户可以通过H</w:t>
      </w:r>
      <w:r w:rsidRPr="00A376E5">
        <w:rPr>
          <w:rFonts w:ascii="宋体" w:hAnsi="宋体"/>
          <w:sz w:val="24"/>
          <w:szCs w:val="24"/>
        </w:rPr>
        <w:t>TTP</w:t>
      </w:r>
      <w:r w:rsidRPr="00A376E5">
        <w:rPr>
          <w:rFonts w:ascii="宋体" w:hAnsi="宋体" w:hint="eastAsia"/>
          <w:sz w:val="24"/>
          <w:szCs w:val="24"/>
        </w:rPr>
        <w:t>的G</w:t>
      </w:r>
      <w:r w:rsidRPr="00A376E5">
        <w:rPr>
          <w:rFonts w:ascii="宋体" w:hAnsi="宋体"/>
          <w:sz w:val="24"/>
          <w:szCs w:val="24"/>
        </w:rPr>
        <w:t>ET</w:t>
      </w:r>
      <w:r w:rsidRPr="00A376E5">
        <w:rPr>
          <w:rFonts w:ascii="宋体" w:hAnsi="宋体" w:hint="eastAsia"/>
          <w:sz w:val="24"/>
          <w:szCs w:val="24"/>
        </w:rPr>
        <w:t>方法来查询自己想要的结果，请求U</w:t>
      </w:r>
      <w:r w:rsidRPr="00A376E5">
        <w:rPr>
          <w:rFonts w:ascii="宋体" w:hAnsi="宋体"/>
          <w:sz w:val="24"/>
          <w:szCs w:val="24"/>
        </w:rPr>
        <w:t>RL</w:t>
      </w:r>
      <w:r w:rsidRPr="00A376E5">
        <w:rPr>
          <w:rFonts w:ascii="宋体" w:hAnsi="宋体" w:hint="eastAsia"/>
          <w:sz w:val="24"/>
          <w:szCs w:val="24"/>
        </w:rPr>
        <w:t>格式为：节点I</w:t>
      </w:r>
      <w:r w:rsidRPr="00A376E5">
        <w:rPr>
          <w:rFonts w:ascii="宋体" w:hAnsi="宋体"/>
          <w:sz w:val="24"/>
          <w:szCs w:val="24"/>
        </w:rPr>
        <w:t>P.</w:t>
      </w:r>
      <w:r w:rsidR="00E70739" w:rsidRPr="00A376E5">
        <w:rPr>
          <w:rFonts w:ascii="宋体" w:hAnsi="宋体" w:hint="eastAsia"/>
          <w:sz w:val="24"/>
          <w:szCs w:val="24"/>
        </w:rPr>
        <w:t>节点端口号.</w:t>
      </w:r>
      <w:r w:rsidRPr="00A376E5">
        <w:rPr>
          <w:rFonts w:ascii="宋体" w:hAnsi="宋体" w:hint="eastAsia"/>
          <w:sz w:val="24"/>
          <w:szCs w:val="24"/>
        </w:rPr>
        <w:t>链I</w:t>
      </w:r>
      <w:r w:rsidRPr="00A376E5">
        <w:rPr>
          <w:rFonts w:ascii="宋体" w:hAnsi="宋体"/>
          <w:sz w:val="24"/>
          <w:szCs w:val="24"/>
        </w:rPr>
        <w:t>D</w:t>
      </w:r>
      <w:r w:rsidRPr="00A376E5">
        <w:rPr>
          <w:rFonts w:ascii="宋体" w:hAnsi="宋体" w:hint="eastAsia"/>
          <w:sz w:val="24"/>
          <w:szCs w:val="24"/>
        </w:rPr>
        <w:t>.节点I</w:t>
      </w:r>
      <w:r w:rsidRPr="00A376E5">
        <w:rPr>
          <w:rFonts w:ascii="宋体" w:hAnsi="宋体"/>
          <w:sz w:val="24"/>
          <w:szCs w:val="24"/>
        </w:rPr>
        <w:t>D</w:t>
      </w:r>
      <w:r w:rsidRPr="00A376E5">
        <w:rPr>
          <w:rFonts w:ascii="宋体" w:hAnsi="宋体" w:hint="eastAsia"/>
          <w:sz w:val="24"/>
          <w:szCs w:val="24"/>
        </w:rPr>
        <w:t>.</w:t>
      </w:r>
      <w:r w:rsidR="00E70739" w:rsidRPr="00A376E5">
        <w:rPr>
          <w:rFonts w:ascii="宋体" w:hAnsi="宋体" w:hint="eastAsia"/>
          <w:sz w:val="24"/>
          <w:szCs w:val="24"/>
        </w:rPr>
        <w:t>实体内容</w:t>
      </w:r>
      <w:r w:rsidRPr="00A376E5">
        <w:rPr>
          <w:rFonts w:ascii="宋体" w:hAnsi="宋体" w:hint="eastAsia"/>
          <w:sz w:val="24"/>
          <w:szCs w:val="24"/>
        </w:rPr>
        <w:t>，返回结果格式为：查询应答码.查询结果。一条查询的实例如下：</w:t>
      </w:r>
    </w:p>
    <w:p w14:paraId="70EB0256" w14:textId="2198EFCC" w:rsidR="00460AEB" w:rsidRPr="00A376E5" w:rsidRDefault="00460AEB" w:rsidP="00460AEB">
      <w:pPr>
        <w:ind w:firstLineChars="200" w:firstLine="480"/>
        <w:rPr>
          <w:rFonts w:ascii="宋体" w:hAnsi="宋体"/>
          <w:sz w:val="24"/>
          <w:szCs w:val="24"/>
        </w:rPr>
      </w:pPr>
      <w:r w:rsidRPr="00A376E5">
        <w:rPr>
          <w:rFonts w:ascii="宋体" w:hAnsi="宋体" w:hint="eastAsia"/>
          <w:sz w:val="24"/>
          <w:szCs w:val="24"/>
        </w:rPr>
        <w:t>请求实例：h</w:t>
      </w:r>
      <w:r w:rsidRPr="00A376E5">
        <w:rPr>
          <w:rFonts w:ascii="宋体" w:hAnsi="宋体"/>
          <w:sz w:val="24"/>
          <w:szCs w:val="24"/>
        </w:rPr>
        <w:t>ttp://</w:t>
      </w:r>
      <w:r w:rsidRPr="00A376E5">
        <w:rPr>
          <w:rFonts w:ascii="宋体" w:hAnsi="宋体" w:hint="eastAsia"/>
          <w:sz w:val="24"/>
          <w:szCs w:val="24"/>
        </w:rPr>
        <w:t>192.168.80.156:</w:t>
      </w:r>
      <w:r w:rsidRPr="00A376E5">
        <w:rPr>
          <w:rFonts w:ascii="宋体" w:hAnsi="宋体"/>
          <w:sz w:val="24"/>
          <w:szCs w:val="24"/>
        </w:rPr>
        <w:t>7545/</w:t>
      </w:r>
      <w:r w:rsidR="00E70739" w:rsidRPr="00A376E5">
        <w:rPr>
          <w:rFonts w:ascii="宋体" w:hAnsi="宋体"/>
          <w:sz w:val="24"/>
          <w:szCs w:val="24"/>
        </w:rPr>
        <w:t xml:space="preserve"> </w:t>
      </w:r>
      <w:proofErr w:type="spellStart"/>
      <w:r w:rsidR="00E70739" w:rsidRPr="00A376E5">
        <w:rPr>
          <w:rFonts w:ascii="宋体" w:hAnsi="宋体"/>
          <w:sz w:val="24"/>
          <w:szCs w:val="24"/>
        </w:rPr>
        <w:t>chainID</w:t>
      </w:r>
      <w:proofErr w:type="spellEnd"/>
      <w:r w:rsidR="00E70739" w:rsidRPr="00A376E5">
        <w:rPr>
          <w:rFonts w:ascii="宋体" w:hAnsi="宋体"/>
          <w:sz w:val="24"/>
          <w:szCs w:val="24"/>
        </w:rPr>
        <w:t>=1&amp;</w:t>
      </w:r>
      <w:r w:rsidRPr="00A376E5">
        <w:rPr>
          <w:rFonts w:ascii="宋体" w:hAnsi="宋体"/>
          <w:sz w:val="24"/>
          <w:szCs w:val="24"/>
        </w:rPr>
        <w:t>nodeID=</w:t>
      </w:r>
      <w:r w:rsidR="00E70739" w:rsidRPr="00A376E5">
        <w:rPr>
          <w:rFonts w:ascii="宋体" w:hAnsi="宋体"/>
          <w:sz w:val="24"/>
          <w:szCs w:val="24"/>
        </w:rPr>
        <w:t>1&amp;entity</w:t>
      </w:r>
      <w:r w:rsidR="00E70739" w:rsidRPr="00A376E5">
        <w:rPr>
          <w:rFonts w:ascii="宋体" w:hAnsi="宋体" w:hint="eastAsia"/>
          <w:sz w:val="24"/>
          <w:szCs w:val="24"/>
        </w:rPr>
        <w:t>=比特币</w:t>
      </w:r>
    </w:p>
    <w:p w14:paraId="45582F15" w14:textId="77777777" w:rsidR="00E70739" w:rsidRPr="00A376E5" w:rsidRDefault="00E70739" w:rsidP="00E70739">
      <w:pPr>
        <w:ind w:firstLineChars="200" w:firstLine="480"/>
        <w:rPr>
          <w:rFonts w:ascii="宋体" w:hAnsi="宋体"/>
          <w:sz w:val="24"/>
          <w:szCs w:val="24"/>
        </w:rPr>
      </w:pPr>
      <w:r w:rsidRPr="00A376E5">
        <w:rPr>
          <w:rFonts w:ascii="宋体" w:hAnsi="宋体" w:hint="eastAsia"/>
          <w:sz w:val="24"/>
          <w:szCs w:val="24"/>
        </w:rPr>
        <w:t>返回实例：</w:t>
      </w:r>
    </w:p>
    <w:p w14:paraId="47D71D0B" w14:textId="77777777" w:rsidR="00E70739" w:rsidRDefault="00E70739" w:rsidP="00E70739">
      <w:pPr>
        <w:ind w:firstLineChars="200" w:firstLine="420"/>
      </w:pPr>
      <w:r>
        <w:t>{</w:t>
      </w:r>
    </w:p>
    <w:p w14:paraId="228202B1" w14:textId="77777777" w:rsidR="00E70739" w:rsidRDefault="00E70739" w:rsidP="00E70739">
      <w:pPr>
        <w:ind w:firstLineChars="200" w:firstLine="420"/>
      </w:pPr>
      <w:r>
        <w:t xml:space="preserve">    "message": "success",</w:t>
      </w:r>
    </w:p>
    <w:p w14:paraId="70AE1604" w14:textId="77777777" w:rsidR="00E70739" w:rsidRDefault="00E70739" w:rsidP="00E70739">
      <w:pPr>
        <w:ind w:firstLineChars="200" w:firstLine="420"/>
      </w:pPr>
      <w:r>
        <w:t xml:space="preserve">    "data": {</w:t>
      </w:r>
    </w:p>
    <w:p w14:paraId="618F8FDC" w14:textId="14D8C083" w:rsidR="00E70739" w:rsidRDefault="00E70739" w:rsidP="00E70739">
      <w:pPr>
        <w:ind w:firstLineChars="200" w:firstLine="420"/>
      </w:pPr>
      <w:r>
        <w:rPr>
          <w:rFonts w:hint="eastAsia"/>
        </w:rPr>
        <w:t xml:space="preserve">        "entity": "</w:t>
      </w:r>
      <w:r>
        <w:rPr>
          <w:rFonts w:hint="eastAsia"/>
        </w:rPr>
        <w:t>比特币</w:t>
      </w:r>
      <w:r>
        <w:rPr>
          <w:rFonts w:hint="eastAsia"/>
        </w:rPr>
        <w:t>",</w:t>
      </w:r>
    </w:p>
    <w:p w14:paraId="5B8EE73A" w14:textId="77777777" w:rsidR="00E70739" w:rsidRDefault="00E70739" w:rsidP="00E70739">
      <w:pPr>
        <w:ind w:firstLineChars="200" w:firstLine="420"/>
      </w:pPr>
      <w:r>
        <w:rPr>
          <w:rFonts w:hint="eastAsia"/>
        </w:rPr>
        <w:t xml:space="preserve">        "domain": "</w:t>
      </w:r>
      <w:r>
        <w:rPr>
          <w:rFonts w:hint="eastAsia"/>
        </w:rPr>
        <w:t>百科</w:t>
      </w:r>
      <w:r>
        <w:rPr>
          <w:rFonts w:hint="eastAsia"/>
        </w:rPr>
        <w:t>",</w:t>
      </w:r>
    </w:p>
    <w:p w14:paraId="678888AE" w14:textId="0E6B7E49" w:rsidR="00E70739" w:rsidRDefault="00E70739" w:rsidP="00E70739">
      <w:pPr>
        <w:ind w:firstLineChars="200" w:firstLine="420"/>
      </w:pPr>
      <w:r>
        <w:t xml:space="preserve">        "</w:t>
      </w:r>
      <w:r w:rsidR="00F6694E">
        <w:t>Rs list</w:t>
      </w:r>
      <w:r>
        <w:t>": [</w:t>
      </w:r>
    </w:p>
    <w:p w14:paraId="680EF6C5" w14:textId="24DF34CE" w:rsidR="00E70739" w:rsidRDefault="00E70739" w:rsidP="000C75D5">
      <w:pPr>
        <w:ind w:firstLineChars="200" w:firstLine="420"/>
      </w:pPr>
      <w:r>
        <w:t xml:space="preserve">            [</w:t>
      </w:r>
      <w:r>
        <w:rPr>
          <w:rFonts w:hint="eastAsia"/>
        </w:rPr>
        <w:t>"</w:t>
      </w:r>
      <w:r>
        <w:rPr>
          <w:rFonts w:hint="eastAsia"/>
        </w:rPr>
        <w:t>中文名</w:t>
      </w:r>
      <w:r>
        <w:rPr>
          <w:rFonts w:hint="eastAsia"/>
        </w:rPr>
        <w:t>","</w:t>
      </w:r>
      <w:r>
        <w:rPr>
          <w:rFonts w:hint="eastAsia"/>
        </w:rPr>
        <w:t>比特币</w:t>
      </w:r>
      <w:r>
        <w:rPr>
          <w:rFonts w:hint="eastAsia"/>
        </w:rPr>
        <w:t>"</w:t>
      </w:r>
      <w:r>
        <w:t>],</w:t>
      </w:r>
    </w:p>
    <w:p w14:paraId="57EF304A" w14:textId="21A035F8" w:rsidR="00E70739" w:rsidRDefault="00E70739" w:rsidP="000C75D5">
      <w:pPr>
        <w:ind w:firstLineChars="200" w:firstLine="420"/>
      </w:pPr>
      <w:r>
        <w:t xml:space="preserve">            [</w:t>
      </w:r>
      <w:r>
        <w:rPr>
          <w:rFonts w:hint="eastAsia"/>
        </w:rPr>
        <w:t>"</w:t>
      </w:r>
      <w:r>
        <w:rPr>
          <w:rFonts w:hint="eastAsia"/>
        </w:rPr>
        <w:t>外文名</w:t>
      </w:r>
      <w:r>
        <w:rPr>
          <w:rFonts w:hint="eastAsia"/>
        </w:rPr>
        <w:t>",</w:t>
      </w:r>
      <w:r>
        <w:t>"Bitcoin"],</w:t>
      </w:r>
    </w:p>
    <w:p w14:paraId="46FDF03F" w14:textId="2CEE3B92" w:rsidR="00E70739" w:rsidRDefault="00E70739" w:rsidP="000C75D5">
      <w:pPr>
        <w:ind w:firstLineChars="200" w:firstLine="420"/>
      </w:pPr>
      <w:r>
        <w:t xml:space="preserve">            [</w:t>
      </w:r>
      <w:r>
        <w:rPr>
          <w:rFonts w:hint="eastAsia"/>
        </w:rPr>
        <w:t>"</w:t>
      </w:r>
      <w:r>
        <w:rPr>
          <w:rFonts w:hint="eastAsia"/>
        </w:rPr>
        <w:t>种类</w:t>
      </w:r>
      <w:r>
        <w:rPr>
          <w:rFonts w:hint="eastAsia"/>
        </w:rPr>
        <w:t>","</w:t>
      </w:r>
      <w:r>
        <w:rPr>
          <w:rFonts w:hint="eastAsia"/>
        </w:rPr>
        <w:t>加密数字货币</w:t>
      </w:r>
      <w:r>
        <w:rPr>
          <w:rFonts w:hint="eastAsia"/>
        </w:rPr>
        <w:t>"</w:t>
      </w:r>
      <w:r>
        <w:t>],</w:t>
      </w:r>
    </w:p>
    <w:p w14:paraId="029C7D6C" w14:textId="7F8FE2CC" w:rsidR="00E70739" w:rsidRDefault="00E70739" w:rsidP="000C75D5">
      <w:pPr>
        <w:ind w:firstLineChars="200" w:firstLine="420"/>
      </w:pPr>
      <w:r>
        <w:t xml:space="preserve">            [</w:t>
      </w:r>
      <w:r>
        <w:rPr>
          <w:rFonts w:hint="eastAsia"/>
        </w:rPr>
        <w:t>流通平台</w:t>
      </w:r>
      <w:r>
        <w:rPr>
          <w:rFonts w:hint="eastAsia"/>
        </w:rPr>
        <w:t>","</w:t>
      </w:r>
      <w:r>
        <w:rPr>
          <w:rFonts w:hint="eastAsia"/>
        </w:rPr>
        <w:t>网络</w:t>
      </w:r>
      <w:r>
        <w:rPr>
          <w:rFonts w:hint="eastAsia"/>
        </w:rPr>
        <w:t>"</w:t>
      </w:r>
      <w:r>
        <w:t>],</w:t>
      </w:r>
    </w:p>
    <w:p w14:paraId="37FD0146" w14:textId="4FE15ED6" w:rsidR="00E70739" w:rsidRDefault="00E70739" w:rsidP="000C75D5">
      <w:pPr>
        <w:ind w:firstLineChars="200" w:firstLine="420"/>
      </w:pPr>
      <w:r>
        <w:t xml:space="preserve">            [</w:t>
      </w:r>
      <w:r>
        <w:rPr>
          <w:rFonts w:hint="eastAsia"/>
        </w:rPr>
        <w:t>"</w:t>
      </w:r>
      <w:r>
        <w:rPr>
          <w:rFonts w:hint="eastAsia"/>
        </w:rPr>
        <w:t>创始人</w:t>
      </w:r>
      <w:r>
        <w:rPr>
          <w:rFonts w:hint="eastAsia"/>
        </w:rPr>
        <w:t>", "</w:t>
      </w:r>
      <w:proofErr w:type="gramStart"/>
      <w:r>
        <w:rPr>
          <w:rFonts w:hint="eastAsia"/>
        </w:rPr>
        <w:t>中本聪</w:t>
      </w:r>
      <w:proofErr w:type="gramEnd"/>
      <w:r>
        <w:rPr>
          <w:rFonts w:hint="eastAsia"/>
        </w:rPr>
        <w:t>"</w:t>
      </w:r>
      <w:r>
        <w:t xml:space="preserve"> ],</w:t>
      </w:r>
    </w:p>
    <w:p w14:paraId="6B679067" w14:textId="17D73B3F" w:rsidR="00E70739" w:rsidRDefault="00E70739" w:rsidP="000C75D5">
      <w:pPr>
        <w:ind w:firstLineChars="200" w:firstLine="420"/>
      </w:pPr>
      <w:r>
        <w:t xml:space="preserve">            [</w:t>
      </w:r>
      <w:r>
        <w:rPr>
          <w:rFonts w:hint="eastAsia"/>
        </w:rPr>
        <w:t>"</w:t>
      </w:r>
      <w:r>
        <w:rPr>
          <w:rFonts w:hint="eastAsia"/>
        </w:rPr>
        <w:t>缩写</w:t>
      </w:r>
      <w:r>
        <w:rPr>
          <w:rFonts w:hint="eastAsia"/>
        </w:rPr>
        <w:t>",</w:t>
      </w:r>
      <w:r>
        <w:t>"BTC" ],</w:t>
      </w:r>
    </w:p>
    <w:p w14:paraId="19676171" w14:textId="335361BA" w:rsidR="00E70739" w:rsidRDefault="00E70739" w:rsidP="000C75D5">
      <w:pPr>
        <w:ind w:firstLineChars="200" w:firstLine="420"/>
      </w:pPr>
      <w:r>
        <w:t xml:space="preserve">            [</w:t>
      </w:r>
      <w:r>
        <w:rPr>
          <w:rFonts w:hint="eastAsia"/>
        </w:rPr>
        <w:t>"</w:t>
      </w:r>
      <w:r>
        <w:rPr>
          <w:rFonts w:hint="eastAsia"/>
        </w:rPr>
        <w:t>诞生时间</w:t>
      </w:r>
      <w:r>
        <w:rPr>
          <w:rFonts w:hint="eastAsia"/>
        </w:rPr>
        <w:t>","2009</w:t>
      </w:r>
      <w:r>
        <w:rPr>
          <w:rFonts w:hint="eastAsia"/>
        </w:rPr>
        <w:t>年</w:t>
      </w:r>
      <w:r>
        <w:rPr>
          <w:rFonts w:hint="eastAsia"/>
        </w:rPr>
        <w:t>1</w:t>
      </w:r>
      <w:r>
        <w:rPr>
          <w:rFonts w:hint="eastAsia"/>
        </w:rPr>
        <w:t>月</w:t>
      </w:r>
      <w:r>
        <w:rPr>
          <w:rFonts w:hint="eastAsia"/>
        </w:rPr>
        <w:t>3</w:t>
      </w:r>
      <w:r>
        <w:rPr>
          <w:rFonts w:hint="eastAsia"/>
        </w:rPr>
        <w:t>日</w:t>
      </w:r>
      <w:r>
        <w:rPr>
          <w:rFonts w:hint="eastAsia"/>
        </w:rPr>
        <w:t>"</w:t>
      </w:r>
      <w:r>
        <w:t>],</w:t>
      </w:r>
    </w:p>
    <w:p w14:paraId="38BCB00F" w14:textId="2FE0FC67" w:rsidR="00E70739" w:rsidRDefault="00E70739" w:rsidP="000C75D5">
      <w:pPr>
        <w:ind w:firstLineChars="200" w:firstLine="420"/>
      </w:pPr>
      <w:r>
        <w:t xml:space="preserve">            [</w:t>
      </w:r>
      <w:r>
        <w:rPr>
          <w:rFonts w:hint="eastAsia"/>
        </w:rPr>
        <w:t>"</w:t>
      </w:r>
      <w:r>
        <w:rPr>
          <w:rFonts w:hint="eastAsia"/>
        </w:rPr>
        <w:t>总量</w:t>
      </w:r>
      <w:r>
        <w:rPr>
          <w:rFonts w:hint="eastAsia"/>
        </w:rPr>
        <w:t>","2100</w:t>
      </w:r>
      <w:r>
        <w:rPr>
          <w:rFonts w:hint="eastAsia"/>
        </w:rPr>
        <w:t>万个</w:t>
      </w:r>
      <w:r>
        <w:rPr>
          <w:rFonts w:hint="eastAsia"/>
        </w:rPr>
        <w:t>"</w:t>
      </w:r>
      <w:r>
        <w:t>],</w:t>
      </w:r>
    </w:p>
    <w:p w14:paraId="0A9624DE" w14:textId="1EDA651D" w:rsidR="00E70739" w:rsidRDefault="00E70739" w:rsidP="000C75D5">
      <w:pPr>
        <w:ind w:firstLineChars="200" w:firstLine="420"/>
      </w:pPr>
      <w:r>
        <w:t xml:space="preserve">            [</w:t>
      </w:r>
      <w:r>
        <w:rPr>
          <w:rFonts w:hint="eastAsia"/>
        </w:rPr>
        <w:t>"</w:t>
      </w:r>
      <w:r>
        <w:rPr>
          <w:rFonts w:hint="eastAsia"/>
        </w:rPr>
        <w:t>最小单位</w:t>
      </w:r>
      <w:r>
        <w:rPr>
          <w:rFonts w:hint="eastAsia"/>
        </w:rPr>
        <w:t>","</w:t>
      </w:r>
      <w:r>
        <w:rPr>
          <w:rFonts w:hint="eastAsia"/>
        </w:rPr>
        <w:t>“聪”（</w:t>
      </w:r>
      <w:proofErr w:type="spellStart"/>
      <w:r>
        <w:rPr>
          <w:rFonts w:hint="eastAsia"/>
        </w:rPr>
        <w:t>satoshi</w:t>
      </w:r>
      <w:proofErr w:type="spellEnd"/>
      <w:r>
        <w:rPr>
          <w:rFonts w:hint="eastAsia"/>
        </w:rPr>
        <w:t>），</w:t>
      </w:r>
      <w:r>
        <w:rPr>
          <w:rFonts w:hint="eastAsia"/>
        </w:rPr>
        <w:t>1</w:t>
      </w:r>
      <w:r>
        <w:rPr>
          <w:rFonts w:hint="eastAsia"/>
        </w:rPr>
        <w:t>聪</w:t>
      </w:r>
      <w:r>
        <w:rPr>
          <w:rFonts w:hint="eastAsia"/>
        </w:rPr>
        <w:t>=0.00000001BTC"</w:t>
      </w:r>
      <w:r>
        <w:t>],</w:t>
      </w:r>
    </w:p>
    <w:p w14:paraId="368B8EDD" w14:textId="2DE70171" w:rsidR="00E70739" w:rsidRDefault="00E70739" w:rsidP="000C75D5">
      <w:pPr>
        <w:ind w:firstLineChars="200" w:firstLine="420"/>
      </w:pPr>
      <w:r>
        <w:t xml:space="preserve">            [</w:t>
      </w:r>
      <w:r>
        <w:rPr>
          <w:rFonts w:hint="eastAsia"/>
        </w:rPr>
        <w:t>"</w:t>
      </w:r>
      <w:r>
        <w:rPr>
          <w:rFonts w:hint="eastAsia"/>
        </w:rPr>
        <w:t>共识机制</w:t>
      </w:r>
      <w:r>
        <w:rPr>
          <w:rFonts w:hint="eastAsia"/>
        </w:rPr>
        <w:t>""POW</w:t>
      </w:r>
      <w:r>
        <w:rPr>
          <w:rFonts w:hint="eastAsia"/>
        </w:rPr>
        <w:t>工作量证明</w:t>
      </w:r>
      <w:r>
        <w:rPr>
          <w:rFonts w:hint="eastAsia"/>
        </w:rPr>
        <w:t>"</w:t>
      </w:r>
      <w:r>
        <w:t>]</w:t>
      </w:r>
    </w:p>
    <w:p w14:paraId="174E5DB8" w14:textId="05B7F60E" w:rsidR="00E70739" w:rsidRDefault="00E70739" w:rsidP="00CD51BF">
      <w:pPr>
        <w:ind w:firstLineChars="200" w:firstLine="420"/>
      </w:pPr>
      <w:r>
        <w:t xml:space="preserve">        ],</w:t>
      </w:r>
    </w:p>
    <w:p w14:paraId="346E17DD" w14:textId="77777777" w:rsidR="00E70739" w:rsidRDefault="00E70739" w:rsidP="00E70739">
      <w:pPr>
        <w:ind w:firstLineChars="200" w:firstLine="420"/>
      </w:pPr>
      <w:r>
        <w:t xml:space="preserve">    }</w:t>
      </w:r>
    </w:p>
    <w:p w14:paraId="4FFF12A3" w14:textId="589C91CF" w:rsidR="00460AEB" w:rsidRDefault="00E70739" w:rsidP="00D42B94">
      <w:pPr>
        <w:ind w:firstLineChars="200" w:firstLine="420"/>
      </w:pPr>
      <w:r>
        <w:t>}</w:t>
      </w:r>
    </w:p>
    <w:p w14:paraId="775E9642" w14:textId="08C8FF37" w:rsidR="00CD51BF" w:rsidRPr="00CD51BF" w:rsidRDefault="00CD51BF" w:rsidP="00CD51BF">
      <w:pPr>
        <w:ind w:firstLineChars="200" w:firstLine="480"/>
        <w:rPr>
          <w:rFonts w:ascii="宋体" w:hAnsi="宋体"/>
          <w:sz w:val="24"/>
          <w:szCs w:val="24"/>
        </w:rPr>
      </w:pPr>
      <w:r w:rsidRPr="00CD51BF">
        <w:rPr>
          <w:rFonts w:ascii="宋体" w:hAnsi="宋体" w:hint="eastAsia"/>
          <w:sz w:val="24"/>
          <w:szCs w:val="24"/>
        </w:rPr>
        <w:lastRenderedPageBreak/>
        <w:t>然后我们在w</w:t>
      </w:r>
      <w:r w:rsidRPr="00CD51BF">
        <w:rPr>
          <w:rFonts w:ascii="宋体" w:hAnsi="宋体"/>
          <w:sz w:val="24"/>
          <w:szCs w:val="24"/>
        </w:rPr>
        <w:t>eb</w:t>
      </w:r>
      <w:r w:rsidRPr="00CD51BF">
        <w:rPr>
          <w:rFonts w:ascii="宋体" w:hAnsi="宋体" w:hint="eastAsia"/>
          <w:sz w:val="24"/>
          <w:szCs w:val="24"/>
        </w:rPr>
        <w:t>页面端对知识图谱的效果进行展示，我们的检索页面如图23所示：</w:t>
      </w:r>
    </w:p>
    <w:p w14:paraId="67CD5E53" w14:textId="68305F1B" w:rsidR="00D42B94" w:rsidRPr="00D42B94" w:rsidRDefault="00CD51BF" w:rsidP="00CD51BF">
      <w:pPr>
        <w:ind w:firstLineChars="200" w:firstLine="420"/>
        <w:jc w:val="center"/>
      </w:pPr>
      <w:r>
        <w:rPr>
          <w:noProof/>
        </w:rPr>
        <w:drawing>
          <wp:inline distT="0" distB="0" distL="0" distR="0" wp14:anchorId="5217F2F3" wp14:editId="2D286EE7">
            <wp:extent cx="5332266" cy="1879600"/>
            <wp:effectExtent l="0" t="0" r="190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44480" cy="1883906"/>
                    </a:xfrm>
                    <a:prstGeom prst="rect">
                      <a:avLst/>
                    </a:prstGeom>
                    <a:noFill/>
                  </pic:spPr>
                </pic:pic>
              </a:graphicData>
            </a:graphic>
          </wp:inline>
        </w:drawing>
      </w:r>
    </w:p>
    <w:p w14:paraId="27D28235" w14:textId="69B61177" w:rsidR="00D42B94" w:rsidRPr="00CD51BF" w:rsidRDefault="00CD51BF" w:rsidP="00CD51BF">
      <w:pPr>
        <w:ind w:firstLineChars="200" w:firstLine="420"/>
        <w:jc w:val="center"/>
      </w:pPr>
      <w:r>
        <w:rPr>
          <w:rFonts w:hint="eastAsia"/>
        </w:rPr>
        <w:t>图</w:t>
      </w:r>
      <w:r>
        <w:rPr>
          <w:rFonts w:hint="eastAsia"/>
        </w:rPr>
        <w:t>23</w:t>
      </w:r>
      <w:r>
        <w:t xml:space="preserve"> </w:t>
      </w:r>
      <w:proofErr w:type="gramStart"/>
      <w:r>
        <w:rPr>
          <w:rFonts w:hint="eastAsia"/>
        </w:rPr>
        <w:t>跨链检索</w:t>
      </w:r>
      <w:proofErr w:type="gramEnd"/>
      <w:r>
        <w:rPr>
          <w:rFonts w:hint="eastAsia"/>
        </w:rPr>
        <w:t>页面</w:t>
      </w:r>
    </w:p>
    <w:p w14:paraId="48C49A1A" w14:textId="3958B1BC" w:rsidR="00CD51BF" w:rsidRPr="00CD51BF" w:rsidRDefault="00CD51BF" w:rsidP="00CD51BF">
      <w:pPr>
        <w:ind w:firstLineChars="200" w:firstLine="480"/>
        <w:rPr>
          <w:rFonts w:ascii="宋体" w:hAnsi="宋体"/>
          <w:sz w:val="24"/>
          <w:szCs w:val="24"/>
        </w:rPr>
      </w:pPr>
      <w:r w:rsidRPr="00CD51BF">
        <w:rPr>
          <w:rFonts w:ascii="宋体" w:hAnsi="宋体" w:hint="eastAsia"/>
          <w:sz w:val="24"/>
          <w:szCs w:val="24"/>
        </w:rPr>
        <w:t>输入关键字“比特币”后，我们得到的可视化图谱如图24所示：</w:t>
      </w:r>
    </w:p>
    <w:p w14:paraId="4A817CCA" w14:textId="0B9F703A" w:rsidR="00CD51BF" w:rsidRDefault="00CD51BF" w:rsidP="00CD51BF">
      <w:pPr>
        <w:ind w:firstLine="420"/>
      </w:pPr>
      <w:r>
        <w:rPr>
          <w:noProof/>
        </w:rPr>
        <w:drawing>
          <wp:inline distT="0" distB="0" distL="0" distR="0" wp14:anchorId="6E767682" wp14:editId="11628545">
            <wp:extent cx="5323664" cy="40925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7782" cy="4103428"/>
                    </a:xfrm>
                    <a:prstGeom prst="rect">
                      <a:avLst/>
                    </a:prstGeom>
                    <a:noFill/>
                  </pic:spPr>
                </pic:pic>
              </a:graphicData>
            </a:graphic>
          </wp:inline>
        </w:drawing>
      </w:r>
    </w:p>
    <w:p w14:paraId="13BA5A64" w14:textId="7EA11178" w:rsidR="001B4748" w:rsidRPr="005C1E65" w:rsidRDefault="00CC3164" w:rsidP="00CD51BF">
      <w:pPr>
        <w:jc w:val="center"/>
      </w:pPr>
      <w:r>
        <w:rPr>
          <w:rFonts w:hint="eastAsia"/>
        </w:rPr>
        <w:t>图</w:t>
      </w:r>
      <w:r w:rsidR="00CD51BF">
        <w:rPr>
          <w:rFonts w:hint="eastAsia"/>
        </w:rPr>
        <w:t>24</w:t>
      </w:r>
      <w:r>
        <w:rPr>
          <w:rFonts w:hint="eastAsia"/>
        </w:rPr>
        <w:t>可视化图谱效果</w:t>
      </w:r>
    </w:p>
    <w:p w14:paraId="191701C5" w14:textId="7AA2D6FB" w:rsidR="00F6694E" w:rsidRPr="00F6694E" w:rsidRDefault="00F6694E" w:rsidP="00F6694E">
      <w:pPr>
        <w:ind w:firstLineChars="200" w:firstLine="480"/>
        <w:rPr>
          <w:rFonts w:ascii="宋体" w:hAnsi="宋体"/>
          <w:sz w:val="24"/>
          <w:szCs w:val="24"/>
        </w:rPr>
      </w:pPr>
      <w:r w:rsidRPr="00F6694E">
        <w:rPr>
          <w:rFonts w:ascii="宋体" w:hAnsi="宋体" w:hint="eastAsia"/>
          <w:sz w:val="24"/>
          <w:szCs w:val="24"/>
        </w:rPr>
        <w:t>点击其中一个属性，可以看到所在的链代码和区块号，如图25所示：</w:t>
      </w:r>
    </w:p>
    <w:p w14:paraId="541E61D4" w14:textId="358E7C98" w:rsidR="00F6694E" w:rsidRDefault="00F6694E" w:rsidP="00F6694E">
      <w:pPr>
        <w:ind w:firstLine="420"/>
        <w:jc w:val="center"/>
      </w:pPr>
      <w:r>
        <w:rPr>
          <w:noProof/>
        </w:rPr>
        <w:lastRenderedPageBreak/>
        <w:drawing>
          <wp:inline distT="0" distB="0" distL="0" distR="0" wp14:anchorId="364E959B" wp14:editId="6E200377">
            <wp:extent cx="5181600" cy="27055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5574" cy="2712882"/>
                    </a:xfrm>
                    <a:prstGeom prst="rect">
                      <a:avLst/>
                    </a:prstGeom>
                  </pic:spPr>
                </pic:pic>
              </a:graphicData>
            </a:graphic>
          </wp:inline>
        </w:drawing>
      </w:r>
    </w:p>
    <w:p w14:paraId="3391CCA2" w14:textId="3BDBE24E" w:rsidR="00F6694E" w:rsidRDefault="00F6694E" w:rsidP="00F6694E">
      <w:pPr>
        <w:ind w:firstLine="420"/>
        <w:jc w:val="center"/>
      </w:pPr>
      <w:r>
        <w:rPr>
          <w:rFonts w:hint="eastAsia"/>
        </w:rPr>
        <w:t>图</w:t>
      </w:r>
      <w:r>
        <w:rPr>
          <w:rFonts w:hint="eastAsia"/>
        </w:rPr>
        <w:t>25</w:t>
      </w:r>
      <w:r>
        <w:t xml:space="preserve"> </w:t>
      </w:r>
      <w:r>
        <w:rPr>
          <w:rFonts w:hint="eastAsia"/>
        </w:rPr>
        <w:t>属性所在位置显示</w:t>
      </w:r>
    </w:p>
    <w:p w14:paraId="518FDEFC" w14:textId="250E6051" w:rsidR="005C1E65" w:rsidRPr="00EA0087" w:rsidRDefault="005C1E65" w:rsidP="00EA0087">
      <w:pPr>
        <w:rPr>
          <w:b/>
          <w:sz w:val="28"/>
        </w:rPr>
      </w:pPr>
      <w:r w:rsidRPr="00EA0087">
        <w:rPr>
          <w:b/>
          <w:sz w:val="28"/>
        </w:rPr>
        <w:t>4</w:t>
      </w:r>
      <w:r w:rsidRPr="00EA0087">
        <w:rPr>
          <w:rFonts w:hint="eastAsia"/>
          <w:b/>
          <w:sz w:val="28"/>
        </w:rPr>
        <w:t>.4</w:t>
      </w:r>
      <w:r w:rsidRPr="00EA0087">
        <w:rPr>
          <w:b/>
          <w:sz w:val="28"/>
        </w:rPr>
        <w:t xml:space="preserve"> </w:t>
      </w:r>
      <w:r w:rsidRPr="00EA0087">
        <w:rPr>
          <w:rFonts w:hint="eastAsia"/>
          <w:b/>
          <w:sz w:val="28"/>
        </w:rPr>
        <w:t>对比实验测试</w:t>
      </w:r>
    </w:p>
    <w:p w14:paraId="176A5DC3" w14:textId="38572009" w:rsidR="005C1E65" w:rsidRPr="005C1E65" w:rsidRDefault="005C1E65" w:rsidP="00F6694E">
      <w:pPr>
        <w:spacing w:line="400" w:lineRule="exact"/>
      </w:pPr>
      <w:r w:rsidRPr="00F6694E">
        <w:rPr>
          <w:rFonts w:ascii="宋体" w:hAnsi="宋体"/>
          <w:b/>
          <w:bCs/>
          <w:sz w:val="24"/>
          <w:szCs w:val="24"/>
        </w:rPr>
        <w:t xml:space="preserve">4.4.1 </w:t>
      </w:r>
      <w:r w:rsidRPr="00F6694E">
        <w:rPr>
          <w:rFonts w:ascii="宋体" w:hAnsi="宋体" w:hint="eastAsia"/>
          <w:b/>
          <w:bCs/>
          <w:sz w:val="24"/>
          <w:szCs w:val="24"/>
        </w:rPr>
        <w:t>对比方案</w:t>
      </w:r>
      <w:r w:rsidRPr="00F6694E">
        <w:rPr>
          <w:rFonts w:ascii="宋体" w:hAnsi="宋体"/>
          <w:b/>
          <w:bCs/>
          <w:sz w:val="24"/>
          <w:szCs w:val="24"/>
        </w:rPr>
        <w:t>介绍</w:t>
      </w:r>
    </w:p>
    <w:p w14:paraId="098B2544" w14:textId="6F0DBCFE" w:rsidR="00EA0087" w:rsidRPr="00392AE9" w:rsidRDefault="00EA4350" w:rsidP="00392AE9">
      <w:pPr>
        <w:spacing w:line="400" w:lineRule="exact"/>
        <w:ind w:firstLine="510"/>
        <w:rPr>
          <w:rFonts w:ascii="宋体" w:hAnsi="宋体"/>
          <w:sz w:val="24"/>
          <w:szCs w:val="24"/>
        </w:rPr>
      </w:pPr>
      <w:r w:rsidRPr="00392AE9">
        <w:rPr>
          <w:rFonts w:ascii="宋体" w:hAnsi="宋体" w:hint="eastAsia"/>
          <w:sz w:val="24"/>
          <w:szCs w:val="24"/>
        </w:rPr>
        <w:t>目前针对区块链系统的高效检索方案比较有代表性的工作是</w:t>
      </w:r>
      <w:proofErr w:type="spellStart"/>
      <w:r w:rsidRPr="00392AE9">
        <w:rPr>
          <w:rFonts w:ascii="宋体" w:hAnsi="宋体" w:hint="eastAsia"/>
          <w:sz w:val="24"/>
          <w:szCs w:val="24"/>
        </w:rPr>
        <w:t>v</w:t>
      </w:r>
      <w:r w:rsidRPr="00392AE9">
        <w:rPr>
          <w:rFonts w:ascii="宋体" w:hAnsi="宋体"/>
          <w:sz w:val="24"/>
          <w:szCs w:val="24"/>
        </w:rPr>
        <w:t>C</w:t>
      </w:r>
      <w:r w:rsidRPr="00392AE9">
        <w:rPr>
          <w:rFonts w:ascii="宋体" w:hAnsi="宋体" w:hint="eastAsia"/>
          <w:sz w:val="24"/>
          <w:szCs w:val="24"/>
        </w:rPr>
        <w:t>h</w:t>
      </w:r>
      <w:r w:rsidRPr="00392AE9">
        <w:rPr>
          <w:rFonts w:ascii="宋体" w:hAnsi="宋体"/>
          <w:sz w:val="24"/>
          <w:szCs w:val="24"/>
        </w:rPr>
        <w:t>ain</w:t>
      </w:r>
      <w:proofErr w:type="spellEnd"/>
      <w:r w:rsidRPr="00392AE9">
        <w:rPr>
          <w:rFonts w:ascii="宋体" w:hAnsi="宋体" w:hint="eastAsia"/>
          <w:sz w:val="24"/>
          <w:szCs w:val="24"/>
        </w:rPr>
        <w:t>[</w:t>
      </w:r>
      <w:r w:rsidRPr="00392AE9">
        <w:rPr>
          <w:rFonts w:ascii="宋体" w:hAnsi="宋体"/>
          <w:sz w:val="24"/>
          <w:szCs w:val="24"/>
        </w:rPr>
        <w:t>15]</w:t>
      </w:r>
      <w:r w:rsidRPr="00392AE9">
        <w:rPr>
          <w:rFonts w:ascii="宋体" w:hAnsi="宋体" w:hint="eastAsia"/>
          <w:sz w:val="24"/>
          <w:szCs w:val="24"/>
        </w:rPr>
        <w:t>和</w:t>
      </w:r>
      <w:r w:rsidRPr="00392AE9">
        <w:rPr>
          <w:rFonts w:ascii="宋体" w:hAnsi="宋体"/>
          <w:sz w:val="24"/>
          <w:szCs w:val="24"/>
        </w:rPr>
        <w:t>SEBDB[16]</w:t>
      </w:r>
      <w:r w:rsidRPr="00392AE9">
        <w:rPr>
          <w:rFonts w:ascii="宋体" w:hAnsi="宋体" w:hint="eastAsia"/>
          <w:sz w:val="24"/>
          <w:szCs w:val="24"/>
        </w:rPr>
        <w:t>，</w:t>
      </w:r>
      <w:r w:rsidR="00392AE9" w:rsidRPr="00392AE9">
        <w:rPr>
          <w:rFonts w:ascii="宋体" w:hAnsi="宋体" w:hint="eastAsia"/>
          <w:sz w:val="24"/>
          <w:szCs w:val="24"/>
        </w:rPr>
        <w:t>这两个项目都针对区块链上的高效语义检索进行了研究，</w:t>
      </w:r>
      <w:proofErr w:type="spellStart"/>
      <w:r w:rsidR="00392AE9" w:rsidRPr="00392AE9">
        <w:rPr>
          <w:rFonts w:ascii="宋体" w:hAnsi="宋体" w:hint="eastAsia"/>
          <w:sz w:val="24"/>
          <w:szCs w:val="24"/>
        </w:rPr>
        <w:t>v</w:t>
      </w:r>
      <w:r w:rsidR="00392AE9" w:rsidRPr="00392AE9">
        <w:rPr>
          <w:rFonts w:ascii="宋体" w:hAnsi="宋体"/>
          <w:sz w:val="24"/>
          <w:szCs w:val="24"/>
        </w:rPr>
        <w:t>C</w:t>
      </w:r>
      <w:r w:rsidR="00392AE9" w:rsidRPr="00392AE9">
        <w:rPr>
          <w:rFonts w:ascii="宋体" w:hAnsi="宋体" w:hint="eastAsia"/>
          <w:sz w:val="24"/>
          <w:szCs w:val="24"/>
        </w:rPr>
        <w:t>h</w:t>
      </w:r>
      <w:r w:rsidR="00392AE9" w:rsidRPr="00392AE9">
        <w:rPr>
          <w:rFonts w:ascii="宋体" w:hAnsi="宋体"/>
          <w:sz w:val="24"/>
          <w:szCs w:val="24"/>
        </w:rPr>
        <w:t>ain</w:t>
      </w:r>
      <w:proofErr w:type="spellEnd"/>
      <w:r w:rsidR="00392AE9" w:rsidRPr="00392AE9">
        <w:rPr>
          <w:rFonts w:ascii="宋体" w:hAnsi="宋体" w:hint="eastAsia"/>
          <w:sz w:val="24"/>
          <w:szCs w:val="24"/>
        </w:rPr>
        <w:t>主要针对代理查询的可验证性进行了方案优化，S</w:t>
      </w:r>
      <w:r w:rsidR="00392AE9" w:rsidRPr="00392AE9">
        <w:rPr>
          <w:rFonts w:ascii="宋体" w:hAnsi="宋体"/>
          <w:sz w:val="24"/>
          <w:szCs w:val="24"/>
        </w:rPr>
        <w:t>EBDB</w:t>
      </w:r>
      <w:r w:rsidR="00392AE9" w:rsidRPr="00392AE9">
        <w:rPr>
          <w:rFonts w:ascii="宋体" w:hAnsi="宋体" w:hint="eastAsia"/>
          <w:sz w:val="24"/>
          <w:szCs w:val="24"/>
        </w:rPr>
        <w:t>则主要设计了一种可用性和扩展性更强的区块链数据库管理系统，我们主要在检索效率方面与这两个系统进行比较。</w:t>
      </w:r>
    </w:p>
    <w:p w14:paraId="02B2261F" w14:textId="27B447AA" w:rsidR="005C1E65" w:rsidRDefault="005C1E65" w:rsidP="00F6694E">
      <w:pPr>
        <w:spacing w:line="400" w:lineRule="exact"/>
      </w:pPr>
      <w:r w:rsidRPr="00F6694E">
        <w:rPr>
          <w:rFonts w:ascii="宋体" w:hAnsi="宋体" w:hint="eastAsia"/>
          <w:b/>
          <w:bCs/>
          <w:sz w:val="24"/>
          <w:szCs w:val="24"/>
        </w:rPr>
        <w:t>4.4.2 对比</w:t>
      </w:r>
      <w:r w:rsidRPr="00F6694E">
        <w:rPr>
          <w:rFonts w:ascii="宋体" w:hAnsi="宋体"/>
          <w:b/>
          <w:bCs/>
          <w:sz w:val="24"/>
          <w:szCs w:val="24"/>
        </w:rPr>
        <w:t>实验结果</w:t>
      </w:r>
    </w:p>
    <w:p w14:paraId="611B92CE" w14:textId="4A2DFB9B" w:rsidR="00BC788C" w:rsidRPr="00392AE9" w:rsidRDefault="00BC788C" w:rsidP="00392AE9">
      <w:pPr>
        <w:spacing w:line="400" w:lineRule="exact"/>
        <w:ind w:firstLine="510"/>
        <w:rPr>
          <w:rFonts w:ascii="宋体" w:hAnsi="宋体"/>
          <w:sz w:val="24"/>
          <w:szCs w:val="24"/>
        </w:rPr>
      </w:pPr>
      <w:r w:rsidRPr="00392AE9">
        <w:rPr>
          <w:rFonts w:ascii="宋体" w:hAnsi="宋体" w:hint="eastAsia"/>
          <w:sz w:val="24"/>
          <w:szCs w:val="24"/>
        </w:rPr>
        <w:t>为了</w:t>
      </w:r>
      <w:r w:rsidRPr="00392AE9">
        <w:rPr>
          <w:rFonts w:ascii="宋体" w:hAnsi="宋体"/>
          <w:sz w:val="24"/>
          <w:szCs w:val="24"/>
        </w:rPr>
        <w:t>测试我们项目的检索</w:t>
      </w:r>
      <w:r w:rsidRPr="00392AE9">
        <w:rPr>
          <w:rFonts w:ascii="宋体" w:hAnsi="宋体" w:hint="eastAsia"/>
          <w:sz w:val="24"/>
          <w:szCs w:val="24"/>
        </w:rPr>
        <w:t>性能</w:t>
      </w:r>
      <w:r w:rsidR="00EA4350" w:rsidRPr="00392AE9">
        <w:rPr>
          <w:rFonts w:ascii="宋体" w:hAnsi="宋体" w:hint="eastAsia"/>
          <w:sz w:val="24"/>
          <w:szCs w:val="24"/>
        </w:rPr>
        <w:t>以及验证我们项目的优越性</w:t>
      </w:r>
      <w:r w:rsidRPr="00392AE9">
        <w:rPr>
          <w:rFonts w:ascii="宋体" w:hAnsi="宋体" w:hint="eastAsia"/>
          <w:sz w:val="24"/>
          <w:szCs w:val="24"/>
        </w:rPr>
        <w:t>，我们将我们的方案与</w:t>
      </w:r>
      <w:proofErr w:type="spellStart"/>
      <w:r w:rsidRPr="00392AE9">
        <w:rPr>
          <w:rFonts w:ascii="宋体" w:hAnsi="宋体" w:hint="eastAsia"/>
          <w:sz w:val="24"/>
          <w:szCs w:val="24"/>
        </w:rPr>
        <w:t>v</w:t>
      </w:r>
      <w:r w:rsidRPr="00392AE9">
        <w:rPr>
          <w:rFonts w:ascii="宋体" w:hAnsi="宋体"/>
          <w:sz w:val="24"/>
          <w:szCs w:val="24"/>
        </w:rPr>
        <w:t>Chain</w:t>
      </w:r>
      <w:proofErr w:type="spellEnd"/>
      <w:r w:rsidRPr="00392AE9">
        <w:rPr>
          <w:rFonts w:ascii="宋体" w:hAnsi="宋体" w:hint="eastAsia"/>
          <w:sz w:val="24"/>
          <w:szCs w:val="24"/>
        </w:rPr>
        <w:t>和</w:t>
      </w:r>
      <w:r w:rsidRPr="00392AE9">
        <w:rPr>
          <w:rFonts w:ascii="宋体" w:hAnsi="宋体"/>
          <w:sz w:val="24"/>
          <w:szCs w:val="24"/>
        </w:rPr>
        <w:t>SEBD</w:t>
      </w:r>
      <w:r w:rsidR="00EA4350" w:rsidRPr="00392AE9">
        <w:rPr>
          <w:rFonts w:ascii="宋体" w:hAnsi="宋体"/>
          <w:sz w:val="24"/>
          <w:szCs w:val="24"/>
        </w:rPr>
        <w:t>B</w:t>
      </w:r>
      <w:r w:rsidRPr="00392AE9">
        <w:rPr>
          <w:rFonts w:ascii="宋体" w:hAnsi="宋体" w:hint="eastAsia"/>
          <w:sz w:val="24"/>
          <w:szCs w:val="24"/>
        </w:rPr>
        <w:t>两个方案进行了整体性能比较，三个</w:t>
      </w:r>
      <w:r w:rsidRPr="00392AE9">
        <w:rPr>
          <w:rFonts w:ascii="宋体" w:hAnsi="宋体"/>
          <w:sz w:val="24"/>
          <w:szCs w:val="24"/>
        </w:rPr>
        <w:t>项目都支持代理查询和</w:t>
      </w:r>
      <w:r w:rsidRPr="00392AE9">
        <w:rPr>
          <w:rFonts w:ascii="宋体" w:hAnsi="宋体" w:hint="eastAsia"/>
          <w:sz w:val="24"/>
          <w:szCs w:val="24"/>
        </w:rPr>
        <w:t>非代理查询，</w:t>
      </w:r>
      <w:r w:rsidRPr="00392AE9">
        <w:rPr>
          <w:rFonts w:ascii="宋体" w:hAnsi="宋体"/>
          <w:sz w:val="24"/>
          <w:szCs w:val="24"/>
        </w:rPr>
        <w:t>同时对于查询结果提供一个对结果的验证对象</w:t>
      </w:r>
      <w:r w:rsidRPr="00392AE9">
        <w:rPr>
          <w:rFonts w:ascii="宋体" w:hAnsi="宋体" w:hint="eastAsia"/>
          <w:sz w:val="24"/>
          <w:szCs w:val="24"/>
        </w:rPr>
        <w:t>（VO</w:t>
      </w:r>
      <w:r w:rsidRPr="00392AE9">
        <w:rPr>
          <w:rFonts w:ascii="宋体" w:hAnsi="宋体"/>
          <w:sz w:val="24"/>
          <w:szCs w:val="24"/>
        </w:rPr>
        <w:t>）</w:t>
      </w:r>
      <w:r w:rsidRPr="00392AE9">
        <w:rPr>
          <w:rFonts w:ascii="宋体" w:hAnsi="宋体" w:hint="eastAsia"/>
          <w:sz w:val="24"/>
          <w:szCs w:val="24"/>
        </w:rPr>
        <w:t>，</w:t>
      </w:r>
      <w:r w:rsidRPr="00392AE9">
        <w:rPr>
          <w:rFonts w:ascii="宋体" w:hAnsi="宋体"/>
          <w:sz w:val="24"/>
          <w:szCs w:val="24"/>
        </w:rPr>
        <w:t>我们主要对代理查询的功能进行测试，我们分别比较了</w:t>
      </w:r>
      <w:r w:rsidRPr="00392AE9">
        <w:rPr>
          <w:rFonts w:ascii="宋体" w:hAnsi="宋体" w:hint="eastAsia"/>
          <w:sz w:val="24"/>
          <w:szCs w:val="24"/>
        </w:rPr>
        <w:t>三个</w:t>
      </w:r>
      <w:r w:rsidRPr="00392AE9">
        <w:rPr>
          <w:rFonts w:ascii="宋体" w:hAnsi="宋体"/>
          <w:sz w:val="24"/>
          <w:szCs w:val="24"/>
        </w:rPr>
        <w:t>项目的</w:t>
      </w:r>
      <w:r w:rsidRPr="00392AE9">
        <w:rPr>
          <w:rFonts w:ascii="宋体" w:hAnsi="宋体" w:hint="eastAsia"/>
          <w:sz w:val="24"/>
          <w:szCs w:val="24"/>
        </w:rPr>
        <w:t>VO大小</w:t>
      </w:r>
      <w:r w:rsidRPr="00392AE9">
        <w:rPr>
          <w:rFonts w:ascii="宋体" w:hAnsi="宋体"/>
          <w:sz w:val="24"/>
          <w:szCs w:val="24"/>
        </w:rPr>
        <w:t>和</w:t>
      </w:r>
      <w:r w:rsidRPr="00392AE9">
        <w:rPr>
          <w:rFonts w:ascii="宋体" w:hAnsi="宋体" w:hint="eastAsia"/>
          <w:sz w:val="24"/>
          <w:szCs w:val="24"/>
        </w:rPr>
        <w:t>VO的</w:t>
      </w:r>
      <w:r w:rsidRPr="00392AE9">
        <w:rPr>
          <w:rFonts w:ascii="宋体" w:hAnsi="宋体"/>
          <w:sz w:val="24"/>
          <w:szCs w:val="24"/>
        </w:rPr>
        <w:t>验证时间，</w:t>
      </w:r>
      <w:r w:rsidRPr="00392AE9">
        <w:rPr>
          <w:rFonts w:ascii="宋体" w:hAnsi="宋体" w:hint="eastAsia"/>
          <w:sz w:val="24"/>
          <w:szCs w:val="24"/>
        </w:rPr>
        <w:t>我们通过</w:t>
      </w:r>
      <w:r w:rsidRPr="00392AE9">
        <w:rPr>
          <w:rFonts w:ascii="宋体" w:hAnsi="宋体"/>
          <w:sz w:val="24"/>
          <w:szCs w:val="24"/>
        </w:rPr>
        <w:t>数据集</w:t>
      </w:r>
      <w:r w:rsidRPr="00392AE9">
        <w:rPr>
          <w:rFonts w:ascii="宋体" w:hAnsi="宋体" w:hint="eastAsia"/>
          <w:sz w:val="24"/>
          <w:szCs w:val="24"/>
        </w:rPr>
        <w:t>SB进行</w:t>
      </w:r>
      <w:r w:rsidRPr="00392AE9">
        <w:rPr>
          <w:rFonts w:ascii="宋体" w:hAnsi="宋体"/>
          <w:sz w:val="24"/>
          <w:szCs w:val="24"/>
        </w:rPr>
        <w:t>测试，</w:t>
      </w:r>
      <w:r w:rsidRPr="00392AE9">
        <w:rPr>
          <w:rFonts w:ascii="宋体" w:hAnsi="宋体" w:hint="eastAsia"/>
          <w:sz w:val="24"/>
          <w:szCs w:val="24"/>
        </w:rPr>
        <w:t>进行</w:t>
      </w:r>
      <w:r w:rsidRPr="00392AE9">
        <w:rPr>
          <w:rFonts w:ascii="宋体" w:hAnsi="宋体"/>
          <w:sz w:val="24"/>
          <w:szCs w:val="24"/>
        </w:rPr>
        <w:t>了</w:t>
      </w:r>
      <w:r w:rsidRPr="00392AE9">
        <w:rPr>
          <w:rFonts w:ascii="宋体" w:hAnsi="宋体" w:hint="eastAsia"/>
          <w:sz w:val="24"/>
          <w:szCs w:val="24"/>
        </w:rPr>
        <w:t>查询18000条</w:t>
      </w:r>
      <w:r w:rsidRPr="00392AE9">
        <w:rPr>
          <w:rFonts w:ascii="宋体" w:hAnsi="宋体"/>
          <w:sz w:val="24"/>
          <w:szCs w:val="24"/>
        </w:rPr>
        <w:t>关键字查询和范围查询</w:t>
      </w:r>
      <w:r w:rsidRPr="00392AE9">
        <w:rPr>
          <w:rFonts w:ascii="宋体" w:hAnsi="宋体" w:hint="eastAsia"/>
          <w:sz w:val="24"/>
          <w:szCs w:val="24"/>
        </w:rPr>
        <w:t>的实验，</w:t>
      </w:r>
      <w:r w:rsidRPr="00392AE9">
        <w:rPr>
          <w:rFonts w:ascii="宋体" w:hAnsi="宋体"/>
          <w:sz w:val="24"/>
          <w:szCs w:val="24"/>
        </w:rPr>
        <w:t>测试了</w:t>
      </w:r>
      <w:r w:rsidRPr="00392AE9">
        <w:rPr>
          <w:rFonts w:ascii="宋体" w:hAnsi="宋体" w:hint="eastAsia"/>
          <w:sz w:val="24"/>
          <w:szCs w:val="24"/>
        </w:rPr>
        <w:t>不同区块</w:t>
      </w:r>
      <w:r w:rsidRPr="00392AE9">
        <w:rPr>
          <w:rFonts w:ascii="宋体" w:hAnsi="宋体"/>
          <w:sz w:val="24"/>
          <w:szCs w:val="24"/>
        </w:rPr>
        <w:t>数量下的</w:t>
      </w:r>
      <w:r w:rsidRPr="00392AE9">
        <w:rPr>
          <w:rFonts w:ascii="宋体" w:hAnsi="宋体" w:hint="eastAsia"/>
          <w:sz w:val="24"/>
          <w:szCs w:val="24"/>
        </w:rPr>
        <w:t>VO所占</w:t>
      </w:r>
      <w:r w:rsidRPr="00392AE9">
        <w:rPr>
          <w:rFonts w:ascii="宋体" w:hAnsi="宋体"/>
          <w:sz w:val="24"/>
          <w:szCs w:val="24"/>
        </w:rPr>
        <w:t>的存储空间，以及对于不同的</w:t>
      </w:r>
      <w:r w:rsidRPr="00392AE9">
        <w:rPr>
          <w:rFonts w:ascii="宋体" w:hAnsi="宋体" w:hint="eastAsia"/>
          <w:sz w:val="24"/>
          <w:szCs w:val="24"/>
        </w:rPr>
        <w:t>搜索</w:t>
      </w:r>
      <w:r w:rsidRPr="00392AE9">
        <w:rPr>
          <w:rFonts w:ascii="宋体" w:hAnsi="宋体"/>
          <w:sz w:val="24"/>
          <w:szCs w:val="24"/>
        </w:rPr>
        <w:t>结果条数，对</w:t>
      </w:r>
      <w:r w:rsidRPr="00392AE9">
        <w:rPr>
          <w:rFonts w:ascii="宋体" w:hAnsi="宋体" w:hint="eastAsia"/>
          <w:sz w:val="24"/>
          <w:szCs w:val="24"/>
        </w:rPr>
        <w:t>VO的</w:t>
      </w:r>
      <w:r w:rsidRPr="00392AE9">
        <w:rPr>
          <w:rFonts w:ascii="宋体" w:hAnsi="宋体"/>
          <w:sz w:val="24"/>
          <w:szCs w:val="24"/>
        </w:rPr>
        <w:t>累计</w:t>
      </w:r>
      <w:r w:rsidRPr="00392AE9">
        <w:rPr>
          <w:rFonts w:ascii="宋体" w:hAnsi="宋体" w:hint="eastAsia"/>
          <w:sz w:val="24"/>
          <w:szCs w:val="24"/>
        </w:rPr>
        <w:t>验证时间</w:t>
      </w:r>
      <w:r w:rsidRPr="00392AE9">
        <w:rPr>
          <w:rFonts w:ascii="宋体" w:hAnsi="宋体"/>
          <w:sz w:val="24"/>
          <w:szCs w:val="24"/>
        </w:rPr>
        <w:t>，</w:t>
      </w:r>
      <w:r w:rsidRPr="00392AE9">
        <w:rPr>
          <w:rFonts w:ascii="宋体" w:hAnsi="宋体" w:hint="eastAsia"/>
          <w:sz w:val="24"/>
          <w:szCs w:val="24"/>
        </w:rPr>
        <w:t>测试</w:t>
      </w:r>
      <w:r w:rsidRPr="00392AE9">
        <w:rPr>
          <w:rFonts w:ascii="宋体" w:hAnsi="宋体"/>
          <w:sz w:val="24"/>
          <w:szCs w:val="24"/>
        </w:rPr>
        <w:t>结果如图</w:t>
      </w:r>
      <w:r w:rsidR="00392AE9" w:rsidRPr="00392AE9">
        <w:rPr>
          <w:rFonts w:ascii="宋体" w:hAnsi="宋体" w:hint="eastAsia"/>
          <w:sz w:val="24"/>
          <w:szCs w:val="24"/>
        </w:rPr>
        <w:t>2</w:t>
      </w:r>
      <w:r w:rsidR="00392AE9" w:rsidRPr="00392AE9">
        <w:rPr>
          <w:rFonts w:ascii="宋体" w:hAnsi="宋体"/>
          <w:sz w:val="24"/>
          <w:szCs w:val="24"/>
        </w:rPr>
        <w:t>6</w:t>
      </w:r>
      <w:r w:rsidRPr="00392AE9">
        <w:rPr>
          <w:rFonts w:ascii="宋体" w:hAnsi="宋体" w:hint="eastAsia"/>
          <w:sz w:val="24"/>
          <w:szCs w:val="24"/>
        </w:rPr>
        <w:t>所示</w:t>
      </w:r>
      <w:r w:rsidRPr="00392AE9">
        <w:rPr>
          <w:rFonts w:ascii="宋体" w:hAnsi="宋体"/>
          <w:sz w:val="24"/>
          <w:szCs w:val="24"/>
        </w:rPr>
        <w:t>：</w:t>
      </w:r>
    </w:p>
    <w:p w14:paraId="79DBC2E6" w14:textId="77777777" w:rsidR="00BC788C" w:rsidRDefault="00BC788C" w:rsidP="00BC788C">
      <w:pPr>
        <w:ind w:firstLineChars="200" w:firstLine="420"/>
      </w:pPr>
      <w:r w:rsidRPr="009D2F15">
        <w:rPr>
          <w:noProof/>
        </w:rPr>
        <w:drawing>
          <wp:inline distT="0" distB="0" distL="0" distR="0" wp14:anchorId="1B821A2E" wp14:editId="693321F0">
            <wp:extent cx="2358921" cy="1731010"/>
            <wp:effectExtent l="0" t="0" r="3810" b="2540"/>
            <wp:docPr id="9" name="图片 9" descr="C:\Users\ADMINI~1\AppData\Local\Temp\1578794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78794049(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13365" cy="1770962"/>
                    </a:xfrm>
                    <a:prstGeom prst="rect">
                      <a:avLst/>
                    </a:prstGeom>
                    <a:noFill/>
                    <a:ln>
                      <a:noFill/>
                    </a:ln>
                  </pic:spPr>
                </pic:pic>
              </a:graphicData>
            </a:graphic>
          </wp:inline>
        </w:drawing>
      </w:r>
      <w:r w:rsidRPr="004E7EFF">
        <w:rPr>
          <w:noProof/>
        </w:rPr>
        <w:t xml:space="preserve"> </w:t>
      </w:r>
      <w:r>
        <w:rPr>
          <w:noProof/>
        </w:rPr>
        <w:drawing>
          <wp:inline distT="0" distB="0" distL="0" distR="0" wp14:anchorId="69A9DC1C" wp14:editId="346E1BE7">
            <wp:extent cx="2289842" cy="172358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1772" cy="1740091"/>
                    </a:xfrm>
                    <a:prstGeom prst="rect">
                      <a:avLst/>
                    </a:prstGeom>
                  </pic:spPr>
                </pic:pic>
              </a:graphicData>
            </a:graphic>
          </wp:inline>
        </w:drawing>
      </w:r>
    </w:p>
    <w:p w14:paraId="7ED0D821" w14:textId="77777777" w:rsidR="00BC788C" w:rsidRDefault="00BC788C" w:rsidP="00BC788C"/>
    <w:p w14:paraId="2D005D74" w14:textId="76F3F2DE" w:rsidR="00BC788C" w:rsidRDefault="00BC788C" w:rsidP="00BC788C">
      <w:pPr>
        <w:ind w:firstLineChars="400" w:firstLine="840"/>
        <w:jc w:val="center"/>
      </w:pPr>
      <w:r>
        <w:rPr>
          <w:rFonts w:hint="eastAsia"/>
        </w:rPr>
        <w:t>图</w:t>
      </w:r>
      <w:r w:rsidR="00F6694E">
        <w:t>26</w:t>
      </w:r>
      <w:r>
        <w:t xml:space="preserve"> </w:t>
      </w:r>
      <w:r>
        <w:rPr>
          <w:rFonts w:hint="eastAsia"/>
        </w:rPr>
        <w:t>整体对比</w:t>
      </w:r>
    </w:p>
    <w:p w14:paraId="020E0189" w14:textId="07BC6160" w:rsidR="00BC788C" w:rsidRPr="00392AE9" w:rsidRDefault="00BC788C" w:rsidP="00392AE9">
      <w:pPr>
        <w:spacing w:line="400" w:lineRule="exact"/>
        <w:ind w:firstLine="510"/>
        <w:rPr>
          <w:rFonts w:ascii="宋体" w:hAnsi="宋体"/>
          <w:sz w:val="24"/>
          <w:szCs w:val="24"/>
        </w:rPr>
      </w:pPr>
      <w:r w:rsidRPr="00392AE9">
        <w:rPr>
          <w:rFonts w:ascii="宋体" w:hAnsi="宋体" w:hint="eastAsia"/>
          <w:sz w:val="24"/>
          <w:szCs w:val="24"/>
        </w:rPr>
        <w:t>图</w:t>
      </w:r>
      <w:r w:rsidR="00F6694E" w:rsidRPr="00392AE9">
        <w:rPr>
          <w:rFonts w:ascii="宋体" w:hAnsi="宋体" w:hint="eastAsia"/>
          <w:sz w:val="24"/>
          <w:szCs w:val="24"/>
        </w:rPr>
        <w:t>2</w:t>
      </w:r>
      <w:r w:rsidR="00F6694E" w:rsidRPr="00392AE9">
        <w:rPr>
          <w:rFonts w:ascii="宋体" w:hAnsi="宋体"/>
          <w:sz w:val="24"/>
          <w:szCs w:val="24"/>
        </w:rPr>
        <w:t>6</w:t>
      </w:r>
      <w:r w:rsidRPr="00392AE9">
        <w:rPr>
          <w:rFonts w:ascii="宋体" w:hAnsi="宋体" w:hint="eastAsia"/>
          <w:sz w:val="24"/>
          <w:szCs w:val="24"/>
        </w:rPr>
        <w:t>显示出了我们系统与另外两个区块链搜索系统的性能对比结果，在VO size方面</w:t>
      </w:r>
      <w:r w:rsidRPr="00392AE9">
        <w:rPr>
          <w:rFonts w:ascii="宋体" w:hAnsi="宋体"/>
          <w:sz w:val="24"/>
          <w:szCs w:val="24"/>
        </w:rPr>
        <w:t>，我们方案的验证对象大小约为</w:t>
      </w:r>
      <w:proofErr w:type="spellStart"/>
      <w:r w:rsidRPr="00392AE9">
        <w:rPr>
          <w:rFonts w:ascii="宋体" w:hAnsi="宋体" w:hint="eastAsia"/>
          <w:sz w:val="24"/>
          <w:szCs w:val="24"/>
        </w:rPr>
        <w:t>v</w:t>
      </w:r>
      <w:r w:rsidRPr="00392AE9">
        <w:rPr>
          <w:rFonts w:ascii="宋体" w:hAnsi="宋体"/>
          <w:sz w:val="24"/>
          <w:szCs w:val="24"/>
        </w:rPr>
        <w:t>Chain</w:t>
      </w:r>
      <w:proofErr w:type="spellEnd"/>
      <w:r w:rsidRPr="00392AE9">
        <w:rPr>
          <w:rFonts w:ascii="宋体" w:hAnsi="宋体" w:hint="eastAsia"/>
          <w:sz w:val="24"/>
          <w:szCs w:val="24"/>
        </w:rPr>
        <w:t>的</w:t>
      </w:r>
      <w:r w:rsidRPr="00392AE9">
        <w:rPr>
          <w:rFonts w:ascii="宋体" w:hAnsi="宋体"/>
          <w:sz w:val="24"/>
          <w:szCs w:val="24"/>
        </w:rPr>
        <w:t>1</w:t>
      </w:r>
      <w:r w:rsidRPr="00392AE9">
        <w:rPr>
          <w:rFonts w:ascii="宋体" w:hAnsi="宋体" w:hint="eastAsia"/>
          <w:sz w:val="24"/>
          <w:szCs w:val="24"/>
        </w:rPr>
        <w:t>/5左右</w:t>
      </w:r>
      <w:r w:rsidRPr="00392AE9">
        <w:rPr>
          <w:rFonts w:ascii="宋体" w:hAnsi="宋体"/>
          <w:sz w:val="24"/>
          <w:szCs w:val="24"/>
        </w:rPr>
        <w:t>，约为</w:t>
      </w:r>
      <w:r w:rsidRPr="00392AE9">
        <w:rPr>
          <w:rFonts w:ascii="宋体" w:hAnsi="宋体" w:hint="eastAsia"/>
          <w:sz w:val="24"/>
          <w:szCs w:val="24"/>
        </w:rPr>
        <w:t>SEBDB的1/3左右</w:t>
      </w:r>
      <w:r w:rsidRPr="00392AE9">
        <w:rPr>
          <w:rFonts w:ascii="宋体" w:hAnsi="宋体"/>
          <w:sz w:val="24"/>
          <w:szCs w:val="24"/>
        </w:rPr>
        <w:t>，在验证时间方面，</w:t>
      </w:r>
      <w:r w:rsidRPr="00392AE9">
        <w:rPr>
          <w:rFonts w:ascii="宋体" w:hAnsi="宋体" w:hint="eastAsia"/>
          <w:sz w:val="24"/>
          <w:szCs w:val="24"/>
        </w:rPr>
        <w:t>我们方案</w:t>
      </w:r>
      <w:r w:rsidRPr="00392AE9">
        <w:rPr>
          <w:rFonts w:ascii="宋体" w:hAnsi="宋体"/>
          <w:sz w:val="24"/>
          <w:szCs w:val="24"/>
        </w:rPr>
        <w:t>的验证时间比</w:t>
      </w:r>
      <w:proofErr w:type="spellStart"/>
      <w:r w:rsidRPr="00392AE9">
        <w:rPr>
          <w:rFonts w:ascii="宋体" w:hAnsi="宋体" w:hint="eastAsia"/>
          <w:sz w:val="24"/>
          <w:szCs w:val="24"/>
        </w:rPr>
        <w:t>vChian</w:t>
      </w:r>
      <w:proofErr w:type="spellEnd"/>
      <w:r w:rsidRPr="00392AE9">
        <w:rPr>
          <w:rFonts w:ascii="宋体" w:hAnsi="宋体" w:hint="eastAsia"/>
          <w:sz w:val="24"/>
          <w:szCs w:val="24"/>
        </w:rPr>
        <w:t>有了</w:t>
      </w:r>
      <w:r w:rsidRPr="00392AE9">
        <w:rPr>
          <w:rFonts w:ascii="宋体" w:hAnsi="宋体"/>
          <w:sz w:val="24"/>
          <w:szCs w:val="24"/>
        </w:rPr>
        <w:t>大幅度的</w:t>
      </w:r>
      <w:r w:rsidRPr="00392AE9">
        <w:rPr>
          <w:rFonts w:ascii="宋体" w:hAnsi="宋体" w:hint="eastAsia"/>
          <w:sz w:val="24"/>
          <w:szCs w:val="24"/>
        </w:rPr>
        <w:t>减少</w:t>
      </w:r>
      <w:r w:rsidRPr="00392AE9">
        <w:rPr>
          <w:rFonts w:ascii="宋体" w:hAnsi="宋体"/>
          <w:sz w:val="24"/>
          <w:szCs w:val="24"/>
        </w:rPr>
        <w:t>，与加入了</w:t>
      </w:r>
      <w:r w:rsidRPr="00392AE9">
        <w:rPr>
          <w:rFonts w:ascii="宋体" w:hAnsi="宋体" w:hint="eastAsia"/>
          <w:sz w:val="24"/>
          <w:szCs w:val="24"/>
        </w:rPr>
        <w:t>成熟</w:t>
      </w:r>
      <w:r w:rsidRPr="00392AE9">
        <w:rPr>
          <w:rFonts w:ascii="宋体" w:hAnsi="宋体"/>
          <w:sz w:val="24"/>
          <w:szCs w:val="24"/>
        </w:rPr>
        <w:t>数据库的</w:t>
      </w:r>
      <w:r w:rsidRPr="00392AE9">
        <w:rPr>
          <w:rFonts w:ascii="宋体" w:hAnsi="宋体" w:hint="eastAsia"/>
          <w:sz w:val="24"/>
          <w:szCs w:val="24"/>
        </w:rPr>
        <w:t>SEBDB相比</w:t>
      </w:r>
      <w:r w:rsidRPr="00392AE9">
        <w:rPr>
          <w:rFonts w:ascii="宋体" w:hAnsi="宋体"/>
          <w:sz w:val="24"/>
          <w:szCs w:val="24"/>
        </w:rPr>
        <w:t>，我们的时间</w:t>
      </w:r>
      <w:r w:rsidRPr="00392AE9">
        <w:rPr>
          <w:rFonts w:ascii="宋体" w:hAnsi="宋体" w:hint="eastAsia"/>
          <w:sz w:val="24"/>
          <w:szCs w:val="24"/>
        </w:rPr>
        <w:t>比SEBDB有了略微</w:t>
      </w:r>
      <w:r w:rsidRPr="00392AE9">
        <w:rPr>
          <w:rFonts w:ascii="宋体" w:hAnsi="宋体"/>
          <w:sz w:val="24"/>
          <w:szCs w:val="24"/>
        </w:rPr>
        <w:t>的减少。</w:t>
      </w:r>
      <w:r w:rsidRPr="00392AE9">
        <w:rPr>
          <w:rFonts w:ascii="宋体" w:hAnsi="宋体" w:hint="eastAsia"/>
          <w:sz w:val="24"/>
          <w:szCs w:val="24"/>
        </w:rPr>
        <w:t>实验证明，对于</w:t>
      </w:r>
      <w:r w:rsidRPr="00392AE9">
        <w:rPr>
          <w:rFonts w:ascii="宋体" w:hAnsi="宋体"/>
          <w:sz w:val="24"/>
          <w:szCs w:val="24"/>
        </w:rPr>
        <w:t>关键字搜索，我们</w:t>
      </w:r>
      <w:r w:rsidRPr="00392AE9">
        <w:rPr>
          <w:rFonts w:ascii="宋体" w:hAnsi="宋体" w:hint="eastAsia"/>
          <w:sz w:val="24"/>
          <w:szCs w:val="24"/>
        </w:rPr>
        <w:t>系统</w:t>
      </w:r>
      <w:r w:rsidRPr="00392AE9">
        <w:rPr>
          <w:rFonts w:ascii="宋体" w:hAnsi="宋体"/>
          <w:sz w:val="24"/>
          <w:szCs w:val="24"/>
        </w:rPr>
        <w:t>的</w:t>
      </w:r>
      <w:r w:rsidRPr="00392AE9">
        <w:rPr>
          <w:rFonts w:ascii="宋体" w:hAnsi="宋体" w:hint="eastAsia"/>
          <w:sz w:val="24"/>
          <w:szCs w:val="24"/>
        </w:rPr>
        <w:t>VO大小比</w:t>
      </w:r>
      <w:r w:rsidRPr="00392AE9">
        <w:rPr>
          <w:rFonts w:ascii="宋体" w:hAnsi="宋体"/>
          <w:sz w:val="24"/>
          <w:szCs w:val="24"/>
        </w:rPr>
        <w:t>另外两个方案更小，</w:t>
      </w:r>
      <w:r w:rsidRPr="00392AE9">
        <w:rPr>
          <w:rFonts w:ascii="宋体" w:hAnsi="宋体" w:hint="eastAsia"/>
          <w:sz w:val="24"/>
          <w:szCs w:val="24"/>
        </w:rPr>
        <w:t>同时</w:t>
      </w:r>
      <w:r w:rsidRPr="00392AE9">
        <w:rPr>
          <w:rFonts w:ascii="宋体" w:hAnsi="宋体"/>
          <w:sz w:val="24"/>
          <w:szCs w:val="24"/>
        </w:rPr>
        <w:t>对</w:t>
      </w:r>
      <w:r w:rsidRPr="00392AE9">
        <w:rPr>
          <w:rFonts w:ascii="宋体" w:hAnsi="宋体" w:hint="eastAsia"/>
          <w:sz w:val="24"/>
          <w:szCs w:val="24"/>
        </w:rPr>
        <w:t>VO具有</w:t>
      </w:r>
      <w:r w:rsidRPr="00392AE9">
        <w:rPr>
          <w:rFonts w:ascii="宋体" w:hAnsi="宋体"/>
          <w:sz w:val="24"/>
          <w:szCs w:val="24"/>
        </w:rPr>
        <w:t>更短</w:t>
      </w:r>
      <w:r w:rsidRPr="00392AE9">
        <w:rPr>
          <w:rFonts w:ascii="宋体" w:hAnsi="宋体" w:hint="eastAsia"/>
          <w:sz w:val="24"/>
          <w:szCs w:val="24"/>
        </w:rPr>
        <w:t>的</w:t>
      </w:r>
      <w:r w:rsidRPr="00392AE9">
        <w:rPr>
          <w:rFonts w:ascii="宋体" w:hAnsi="宋体"/>
          <w:sz w:val="24"/>
          <w:szCs w:val="24"/>
        </w:rPr>
        <w:t>验证时间</w:t>
      </w:r>
      <w:r w:rsidRPr="00392AE9">
        <w:rPr>
          <w:rFonts w:ascii="宋体" w:hAnsi="宋体" w:hint="eastAsia"/>
          <w:sz w:val="24"/>
          <w:szCs w:val="24"/>
        </w:rPr>
        <w:t>。</w:t>
      </w:r>
    </w:p>
    <w:p w14:paraId="023A496A" w14:textId="7E942534" w:rsidR="005C1E65" w:rsidRPr="00392AE9" w:rsidRDefault="005C1E65" w:rsidP="005C1E65">
      <w:r w:rsidRPr="00392AE9">
        <w:rPr>
          <w:rFonts w:hint="eastAsia"/>
          <w:b/>
          <w:sz w:val="28"/>
        </w:rPr>
        <w:t>4.</w:t>
      </w:r>
      <w:r w:rsidR="0018790C">
        <w:rPr>
          <w:rFonts w:hint="eastAsia"/>
          <w:b/>
          <w:sz w:val="28"/>
        </w:rPr>
        <w:t>5</w:t>
      </w:r>
      <w:r w:rsidRPr="00392AE9">
        <w:rPr>
          <w:rFonts w:hint="eastAsia"/>
          <w:b/>
          <w:sz w:val="28"/>
        </w:rPr>
        <w:t xml:space="preserve"> </w:t>
      </w:r>
      <w:r w:rsidRPr="00392AE9">
        <w:rPr>
          <w:rFonts w:hint="eastAsia"/>
          <w:b/>
          <w:sz w:val="28"/>
        </w:rPr>
        <w:t>本章小结</w:t>
      </w:r>
    </w:p>
    <w:p w14:paraId="1443682D" w14:textId="6701EF1A" w:rsidR="00EA0087" w:rsidRPr="005C1E65" w:rsidRDefault="00EA0087" w:rsidP="00392AE9">
      <w:pPr>
        <w:spacing w:line="400" w:lineRule="exact"/>
        <w:ind w:firstLine="510"/>
      </w:pPr>
      <w:r>
        <w:t xml:space="preserve"> </w:t>
      </w:r>
      <w:r w:rsidRPr="00392AE9">
        <w:rPr>
          <w:rFonts w:ascii="宋体" w:hAnsi="宋体" w:hint="eastAsia"/>
          <w:sz w:val="24"/>
          <w:szCs w:val="24"/>
        </w:rPr>
        <w:t>本章针对区块链数据共享系统中高效检索技术方案进行了实验设计和结果分析，首先介绍了实验的环境配置和使用的数据集，随后对于单链检索</w:t>
      </w:r>
      <w:proofErr w:type="gramStart"/>
      <w:r w:rsidRPr="00392AE9">
        <w:rPr>
          <w:rFonts w:ascii="宋体" w:hAnsi="宋体" w:hint="eastAsia"/>
          <w:sz w:val="24"/>
          <w:szCs w:val="24"/>
        </w:rPr>
        <w:t>和跨链检索</w:t>
      </w:r>
      <w:proofErr w:type="gramEnd"/>
      <w:r w:rsidRPr="00392AE9">
        <w:rPr>
          <w:rFonts w:ascii="宋体" w:hAnsi="宋体" w:hint="eastAsia"/>
          <w:sz w:val="24"/>
          <w:szCs w:val="24"/>
        </w:rPr>
        <w:t>两个模块分别进行了性能测试，对测试结果进行了分析，验证了我们系统的可行性。为了体现我们系统的优越性，本章还将我们的方案与其他类似方案进行了对比，实验结果表明，相较于其他方案，我们的方案在检索效率和成本开销方面更具优势。</w:t>
      </w:r>
    </w:p>
    <w:p w14:paraId="111F21B9" w14:textId="77777777" w:rsidR="005C1E65" w:rsidRPr="00392AE9" w:rsidRDefault="005C1E65" w:rsidP="00392AE9">
      <w:pPr>
        <w:jc w:val="center"/>
        <w:rPr>
          <w:b/>
          <w:sz w:val="32"/>
        </w:rPr>
      </w:pPr>
      <w:r w:rsidRPr="00392AE9">
        <w:rPr>
          <w:rFonts w:hint="eastAsia"/>
          <w:b/>
          <w:sz w:val="32"/>
        </w:rPr>
        <w:t xml:space="preserve"> </w:t>
      </w:r>
      <w:r w:rsidRPr="00392AE9">
        <w:rPr>
          <w:rFonts w:hint="eastAsia"/>
          <w:b/>
          <w:sz w:val="32"/>
        </w:rPr>
        <w:t>第五章</w:t>
      </w:r>
      <w:r w:rsidRPr="00392AE9">
        <w:rPr>
          <w:rFonts w:hint="eastAsia"/>
          <w:b/>
          <w:sz w:val="32"/>
        </w:rPr>
        <w:t xml:space="preserve"> </w:t>
      </w:r>
      <w:r w:rsidRPr="00392AE9">
        <w:rPr>
          <w:rFonts w:hint="eastAsia"/>
          <w:b/>
          <w:sz w:val="32"/>
        </w:rPr>
        <w:t>总结</w:t>
      </w:r>
      <w:r w:rsidRPr="00392AE9">
        <w:rPr>
          <w:b/>
          <w:sz w:val="32"/>
        </w:rPr>
        <w:t>与展望</w:t>
      </w:r>
    </w:p>
    <w:p w14:paraId="20B7A110" w14:textId="621619CE" w:rsidR="005A37ED" w:rsidRPr="00C106F6" w:rsidRDefault="00392AE9" w:rsidP="00C106F6">
      <w:pPr>
        <w:rPr>
          <w:b/>
          <w:sz w:val="28"/>
        </w:rPr>
      </w:pPr>
      <w:r>
        <w:rPr>
          <w:rFonts w:hint="eastAsia"/>
          <w:b/>
          <w:sz w:val="28"/>
        </w:rPr>
        <w:t>5.1</w:t>
      </w:r>
      <w:r w:rsidRPr="00C106F6">
        <w:rPr>
          <w:rFonts w:hint="eastAsia"/>
          <w:b/>
          <w:sz w:val="28"/>
        </w:rPr>
        <w:t xml:space="preserve"> </w:t>
      </w:r>
      <w:r w:rsidRPr="00C106F6">
        <w:rPr>
          <w:rFonts w:hint="eastAsia"/>
          <w:b/>
          <w:sz w:val="28"/>
        </w:rPr>
        <w:t>工作总结</w:t>
      </w:r>
    </w:p>
    <w:p w14:paraId="49DD6936" w14:textId="3419A992" w:rsidR="00661D62" w:rsidRPr="00C106F6" w:rsidRDefault="00661D62" w:rsidP="00C106F6">
      <w:pPr>
        <w:spacing w:line="400" w:lineRule="exact"/>
        <w:ind w:firstLine="510"/>
        <w:rPr>
          <w:rFonts w:ascii="宋体" w:hAnsi="宋体"/>
          <w:sz w:val="24"/>
          <w:szCs w:val="24"/>
        </w:rPr>
      </w:pPr>
      <w:r w:rsidRPr="00C106F6">
        <w:rPr>
          <w:rFonts w:ascii="宋体" w:hAnsi="宋体" w:hint="eastAsia"/>
          <w:sz w:val="24"/>
          <w:szCs w:val="24"/>
        </w:rPr>
        <w:t>区块链由于其安全可信、不可篡改等特性，目前常常被应用于存储大量有价值的数据，而区块链的去中心化和共识机制可以保证这些有价值数据的安全共享。</w:t>
      </w:r>
      <w:r w:rsidRPr="00C106F6">
        <w:rPr>
          <w:rFonts w:ascii="宋体" w:hAnsi="宋体"/>
          <w:sz w:val="24"/>
          <w:szCs w:val="24"/>
        </w:rPr>
        <w:t xml:space="preserve"> </w:t>
      </w:r>
    </w:p>
    <w:p w14:paraId="04E8E2E2" w14:textId="2014339C" w:rsidR="00661D62" w:rsidRPr="00C106F6" w:rsidRDefault="00661D62" w:rsidP="00C106F6">
      <w:pPr>
        <w:spacing w:line="400" w:lineRule="exact"/>
        <w:ind w:firstLine="510"/>
        <w:rPr>
          <w:rFonts w:ascii="宋体" w:hAnsi="宋体"/>
          <w:sz w:val="24"/>
          <w:szCs w:val="24"/>
        </w:rPr>
      </w:pPr>
      <w:r w:rsidRPr="00C106F6">
        <w:rPr>
          <w:rFonts w:ascii="宋体" w:hAnsi="宋体" w:hint="eastAsia"/>
          <w:sz w:val="24"/>
          <w:szCs w:val="24"/>
        </w:rPr>
        <w:t>但是，对于越来越多的链上数据，目前没有一种高效的检索方案来使得用户快速获取到自己感兴趣的数据。为了提升区块链数据共享系统的检索效率，</w:t>
      </w:r>
      <w:r w:rsidR="0061311E" w:rsidRPr="00C106F6">
        <w:rPr>
          <w:rFonts w:ascii="宋体" w:hAnsi="宋体" w:hint="eastAsia"/>
          <w:sz w:val="24"/>
          <w:szCs w:val="24"/>
        </w:rPr>
        <w:t>本文在广泛阅读相关文献的基础上，提出并设计实现了一种针对区块链数据共享系统的高效检索技术，可以在</w:t>
      </w:r>
      <w:proofErr w:type="gramStart"/>
      <w:r w:rsidR="0061311E" w:rsidRPr="00C106F6">
        <w:rPr>
          <w:rFonts w:ascii="宋体" w:hAnsi="宋体" w:hint="eastAsia"/>
          <w:sz w:val="24"/>
          <w:szCs w:val="24"/>
        </w:rPr>
        <w:t>保证区</w:t>
      </w:r>
      <w:proofErr w:type="gramEnd"/>
      <w:r w:rsidR="0061311E" w:rsidRPr="00C106F6">
        <w:rPr>
          <w:rFonts w:ascii="宋体" w:hAnsi="宋体" w:hint="eastAsia"/>
          <w:sz w:val="24"/>
          <w:szCs w:val="24"/>
        </w:rPr>
        <w:t>块链高可靠性的前提下对其数据共享系统中存储的数据进行对数时间复杂度的检索，兼顾了安全性和检索效率。本文主要工作内容总结如下：</w:t>
      </w:r>
    </w:p>
    <w:p w14:paraId="420CA4D0" w14:textId="01B0776B" w:rsidR="0061311E" w:rsidRPr="00C106F6" w:rsidRDefault="0061311E" w:rsidP="00C106F6">
      <w:pPr>
        <w:spacing w:line="400" w:lineRule="exact"/>
        <w:ind w:firstLineChars="200" w:firstLine="480"/>
        <w:rPr>
          <w:rFonts w:ascii="宋体" w:hAnsi="宋体"/>
          <w:sz w:val="24"/>
          <w:szCs w:val="24"/>
        </w:rPr>
      </w:pPr>
      <w:r w:rsidRPr="00C106F6">
        <w:rPr>
          <w:rFonts w:ascii="宋体" w:hAnsi="宋体" w:hint="eastAsia"/>
          <w:sz w:val="24"/>
          <w:szCs w:val="24"/>
        </w:rPr>
        <w:t>（1）</w:t>
      </w:r>
      <w:r w:rsidR="001D69B2" w:rsidRPr="00C106F6">
        <w:rPr>
          <w:rFonts w:ascii="宋体" w:hAnsi="宋体" w:hint="eastAsia"/>
          <w:sz w:val="24"/>
          <w:szCs w:val="24"/>
        </w:rPr>
        <w:t>提出了一种去中心化语义提取算法，以</w:t>
      </w:r>
      <w:proofErr w:type="gramStart"/>
      <w:r w:rsidR="001D69B2" w:rsidRPr="00C106F6">
        <w:rPr>
          <w:rFonts w:ascii="宋体" w:hAnsi="宋体" w:hint="eastAsia"/>
          <w:sz w:val="24"/>
          <w:szCs w:val="24"/>
        </w:rPr>
        <w:t>在链下数据</w:t>
      </w:r>
      <w:proofErr w:type="gramEnd"/>
      <w:r w:rsidR="001D69B2" w:rsidRPr="00C106F6">
        <w:rPr>
          <w:rFonts w:ascii="宋体" w:hAnsi="宋体" w:hint="eastAsia"/>
          <w:sz w:val="24"/>
          <w:szCs w:val="24"/>
        </w:rPr>
        <w:t>和链上数据之间建立语义映射关系，使链上搜索的</w:t>
      </w:r>
      <w:r w:rsidR="00020ED4" w:rsidRPr="00C106F6">
        <w:rPr>
          <w:rFonts w:ascii="宋体" w:hAnsi="宋体" w:hint="eastAsia"/>
          <w:sz w:val="24"/>
          <w:szCs w:val="24"/>
        </w:rPr>
        <w:t>信任可以传递</w:t>
      </w:r>
      <w:proofErr w:type="gramStart"/>
      <w:r w:rsidR="00020ED4" w:rsidRPr="00C106F6">
        <w:rPr>
          <w:rFonts w:ascii="宋体" w:hAnsi="宋体" w:hint="eastAsia"/>
          <w:sz w:val="24"/>
          <w:szCs w:val="24"/>
        </w:rPr>
        <w:t>到链下</w:t>
      </w:r>
      <w:proofErr w:type="gramEnd"/>
      <w:r w:rsidR="00020ED4" w:rsidRPr="00C106F6">
        <w:rPr>
          <w:rFonts w:ascii="宋体" w:hAnsi="宋体" w:hint="eastAsia"/>
          <w:sz w:val="24"/>
          <w:szCs w:val="24"/>
        </w:rPr>
        <w:t>的数据上，同时为链上索引结构的构建提供支撑。</w:t>
      </w:r>
    </w:p>
    <w:p w14:paraId="4676931F" w14:textId="309F2934" w:rsidR="00020ED4" w:rsidRPr="00C106F6" w:rsidRDefault="00020ED4" w:rsidP="00C106F6">
      <w:pPr>
        <w:spacing w:line="400" w:lineRule="exact"/>
        <w:ind w:firstLine="510"/>
        <w:rPr>
          <w:rFonts w:ascii="宋体" w:hAnsi="宋体"/>
          <w:sz w:val="24"/>
          <w:szCs w:val="24"/>
        </w:rPr>
      </w:pPr>
      <w:r w:rsidRPr="00C106F6">
        <w:rPr>
          <w:rFonts w:ascii="宋体" w:hAnsi="宋体" w:hint="eastAsia"/>
          <w:sz w:val="24"/>
          <w:szCs w:val="24"/>
        </w:rPr>
        <w:t>（2）分别为单链检索</w:t>
      </w:r>
      <w:proofErr w:type="gramStart"/>
      <w:r w:rsidRPr="00C106F6">
        <w:rPr>
          <w:rFonts w:ascii="宋体" w:hAnsi="宋体" w:hint="eastAsia"/>
          <w:sz w:val="24"/>
          <w:szCs w:val="24"/>
        </w:rPr>
        <w:t>和跨链检索</w:t>
      </w:r>
      <w:proofErr w:type="gramEnd"/>
      <w:r w:rsidRPr="00C106F6">
        <w:rPr>
          <w:rFonts w:ascii="宋体" w:hAnsi="宋体" w:hint="eastAsia"/>
          <w:sz w:val="24"/>
          <w:szCs w:val="24"/>
        </w:rPr>
        <w:t>设计了两个不同的检索模块，单链检索方面，在链上通过矿工的共识构建了一个名为默克尔语义搜索树的索引结构，</w:t>
      </w:r>
      <w:proofErr w:type="gramStart"/>
      <w:r w:rsidRPr="00C106F6">
        <w:rPr>
          <w:rFonts w:ascii="宋体" w:hAnsi="宋体" w:hint="eastAsia"/>
          <w:sz w:val="24"/>
          <w:szCs w:val="24"/>
        </w:rPr>
        <w:t>结合了默克</w:t>
      </w:r>
      <w:proofErr w:type="gramEnd"/>
      <w:r w:rsidRPr="00C106F6">
        <w:rPr>
          <w:rFonts w:ascii="宋体" w:hAnsi="宋体" w:hint="eastAsia"/>
          <w:sz w:val="24"/>
          <w:szCs w:val="24"/>
        </w:rPr>
        <w:t>尔树，帕特丽夏树，B+树，哈希指针，AC自动机等技术，利用该索引结构可以</w:t>
      </w:r>
      <w:proofErr w:type="gramStart"/>
      <w:r w:rsidRPr="00C106F6">
        <w:rPr>
          <w:rFonts w:ascii="宋体" w:hAnsi="宋体" w:hint="eastAsia"/>
          <w:sz w:val="24"/>
          <w:szCs w:val="24"/>
        </w:rPr>
        <w:t>对之前</w:t>
      </w:r>
      <w:proofErr w:type="gramEnd"/>
      <w:r w:rsidRPr="00C106F6">
        <w:rPr>
          <w:rFonts w:ascii="宋体" w:hAnsi="宋体" w:hint="eastAsia"/>
          <w:sz w:val="24"/>
          <w:szCs w:val="24"/>
        </w:rPr>
        <w:t>提取的</w:t>
      </w:r>
      <w:proofErr w:type="gramStart"/>
      <w:r w:rsidRPr="00C106F6">
        <w:rPr>
          <w:rFonts w:ascii="宋体" w:hAnsi="宋体" w:hint="eastAsia"/>
          <w:sz w:val="24"/>
          <w:szCs w:val="24"/>
        </w:rPr>
        <w:t>链下数据</w:t>
      </w:r>
      <w:proofErr w:type="gramEnd"/>
      <w:r w:rsidRPr="00C106F6">
        <w:rPr>
          <w:rFonts w:ascii="宋体" w:hAnsi="宋体" w:hint="eastAsia"/>
          <w:sz w:val="24"/>
          <w:szCs w:val="24"/>
        </w:rPr>
        <w:t>的语义信息和元数据进行多功能的复杂搜索操作，包括多关键字搜索，范围搜索，模糊查询等。</w:t>
      </w:r>
      <w:proofErr w:type="gramStart"/>
      <w:r w:rsidRPr="00C106F6">
        <w:rPr>
          <w:rFonts w:ascii="宋体" w:hAnsi="宋体" w:hint="eastAsia"/>
          <w:sz w:val="24"/>
          <w:szCs w:val="24"/>
        </w:rPr>
        <w:t>跨链检索</w:t>
      </w:r>
      <w:proofErr w:type="gramEnd"/>
      <w:r w:rsidRPr="00C106F6">
        <w:rPr>
          <w:rFonts w:ascii="宋体" w:hAnsi="宋体" w:hint="eastAsia"/>
          <w:sz w:val="24"/>
          <w:szCs w:val="24"/>
        </w:rPr>
        <w:t>方面，对不同链上的数据进</w:t>
      </w:r>
      <w:r w:rsidRPr="00C106F6">
        <w:rPr>
          <w:rFonts w:ascii="宋体" w:hAnsi="宋体" w:hint="eastAsia"/>
          <w:sz w:val="24"/>
          <w:szCs w:val="24"/>
        </w:rPr>
        <w:lastRenderedPageBreak/>
        <w:t>行格式整合，通过委员会抽取算法在每条链上</w:t>
      </w:r>
      <w:proofErr w:type="gramStart"/>
      <w:r w:rsidRPr="00C106F6">
        <w:rPr>
          <w:rFonts w:ascii="宋体" w:hAnsi="宋体" w:hint="eastAsia"/>
          <w:sz w:val="24"/>
          <w:szCs w:val="24"/>
        </w:rPr>
        <w:t>抽取跨链委员会</w:t>
      </w:r>
      <w:proofErr w:type="gramEnd"/>
      <w:r w:rsidRPr="00C106F6">
        <w:rPr>
          <w:rFonts w:ascii="宋体" w:hAnsi="宋体" w:hint="eastAsia"/>
          <w:sz w:val="24"/>
          <w:szCs w:val="24"/>
        </w:rPr>
        <w:t>，委员会之间组成一条知识链，通过共识来构建一个全局的</w:t>
      </w:r>
      <w:proofErr w:type="gramStart"/>
      <w:r w:rsidRPr="00C106F6">
        <w:rPr>
          <w:rFonts w:ascii="宋体" w:hAnsi="宋体" w:hint="eastAsia"/>
          <w:sz w:val="24"/>
          <w:szCs w:val="24"/>
        </w:rPr>
        <w:t>跨链知识</w:t>
      </w:r>
      <w:proofErr w:type="gramEnd"/>
      <w:r w:rsidRPr="00C106F6">
        <w:rPr>
          <w:rFonts w:ascii="宋体" w:hAnsi="宋体" w:hint="eastAsia"/>
          <w:sz w:val="24"/>
          <w:szCs w:val="24"/>
        </w:rPr>
        <w:t>图谱。</w:t>
      </w:r>
    </w:p>
    <w:p w14:paraId="0CA1A763" w14:textId="0FDFB15C" w:rsidR="00020ED4" w:rsidRPr="00C106F6" w:rsidRDefault="00020ED4" w:rsidP="00C106F6">
      <w:pPr>
        <w:spacing w:line="400" w:lineRule="exact"/>
        <w:ind w:firstLine="510"/>
        <w:rPr>
          <w:rFonts w:ascii="宋体" w:hAnsi="宋体"/>
          <w:sz w:val="24"/>
          <w:szCs w:val="24"/>
        </w:rPr>
      </w:pPr>
      <w:r w:rsidRPr="00C106F6">
        <w:rPr>
          <w:rFonts w:ascii="宋体" w:hAnsi="宋体" w:hint="eastAsia"/>
          <w:sz w:val="24"/>
          <w:szCs w:val="24"/>
        </w:rPr>
        <w:t>（3）为区块链系统中的轻节点设计了一种代理查询和结果验证的方案，轻节点只需要连接全节点进行代理查询同时在本地即可对代理查询的结果进行验证。</w:t>
      </w:r>
    </w:p>
    <w:p w14:paraId="31197FB6" w14:textId="3A9A0CE1" w:rsidR="005A37ED" w:rsidRPr="00C106F6" w:rsidRDefault="00C106F6" w:rsidP="00C106F6">
      <w:pPr>
        <w:spacing w:line="400" w:lineRule="exact"/>
        <w:ind w:firstLine="510"/>
        <w:rPr>
          <w:rFonts w:ascii="宋体" w:hAnsi="宋体"/>
          <w:sz w:val="24"/>
          <w:szCs w:val="24"/>
        </w:rPr>
      </w:pPr>
      <w:r>
        <w:rPr>
          <w:rFonts w:ascii="宋体" w:hAnsi="宋体" w:hint="eastAsia"/>
          <w:sz w:val="24"/>
          <w:szCs w:val="24"/>
        </w:rPr>
        <w:t>最后，我们对本文所设计的检索方案进行了实现，并在真实的区块链网络中进行了实验测试，通过性能测试和对比测试的实验结果来看，我们的方案具有较好的性能表现。</w:t>
      </w:r>
    </w:p>
    <w:p w14:paraId="710DD26C" w14:textId="51A8ACCB" w:rsidR="005A37ED" w:rsidRDefault="005A37ED" w:rsidP="005A37ED">
      <w:pPr>
        <w:rPr>
          <w:b/>
          <w:sz w:val="28"/>
        </w:rPr>
      </w:pPr>
      <w:r>
        <w:rPr>
          <w:rFonts w:hint="eastAsia"/>
          <w:b/>
          <w:sz w:val="28"/>
        </w:rPr>
        <w:t>5.2</w:t>
      </w:r>
      <w:r w:rsidRPr="00392AE9">
        <w:rPr>
          <w:rFonts w:hint="eastAsia"/>
          <w:b/>
          <w:sz w:val="28"/>
        </w:rPr>
        <w:t xml:space="preserve"> </w:t>
      </w:r>
      <w:r>
        <w:rPr>
          <w:rFonts w:hint="eastAsia"/>
          <w:b/>
          <w:sz w:val="28"/>
        </w:rPr>
        <w:t>未来展望</w:t>
      </w:r>
    </w:p>
    <w:p w14:paraId="4EF9B7B2" w14:textId="21B4A634" w:rsidR="005A37ED" w:rsidRPr="00C106F6" w:rsidRDefault="005A37ED" w:rsidP="00C106F6">
      <w:pPr>
        <w:spacing w:line="400" w:lineRule="exact"/>
        <w:ind w:firstLine="510"/>
        <w:rPr>
          <w:rFonts w:ascii="宋体" w:hAnsi="宋体"/>
          <w:sz w:val="24"/>
          <w:szCs w:val="24"/>
        </w:rPr>
      </w:pPr>
      <w:r w:rsidRPr="00C106F6">
        <w:rPr>
          <w:rFonts w:ascii="宋体" w:hAnsi="宋体" w:hint="eastAsia"/>
          <w:sz w:val="24"/>
          <w:szCs w:val="24"/>
        </w:rPr>
        <w:t>虽然本文提出的方案在检索效率和检索能力上均有不错的表现，但随着信息技术和区块链的发展，本方案可</w:t>
      </w:r>
      <w:r w:rsidR="00C44CDD" w:rsidRPr="00C106F6">
        <w:rPr>
          <w:rFonts w:ascii="宋体" w:hAnsi="宋体" w:hint="eastAsia"/>
          <w:sz w:val="24"/>
          <w:szCs w:val="24"/>
        </w:rPr>
        <w:t>能不能很好地适用于未来数据更海量化、应用领域更复杂化的检索需求。从目前来看还有以下几点提升空间：</w:t>
      </w:r>
    </w:p>
    <w:p w14:paraId="1EE7E54D" w14:textId="2271C897" w:rsidR="00985E9D" w:rsidRPr="00C106F6" w:rsidRDefault="00985E9D" w:rsidP="00C106F6">
      <w:pPr>
        <w:spacing w:line="400" w:lineRule="exact"/>
        <w:ind w:firstLine="510"/>
        <w:rPr>
          <w:rFonts w:ascii="宋体" w:hAnsi="宋体"/>
          <w:sz w:val="24"/>
          <w:szCs w:val="24"/>
        </w:rPr>
      </w:pPr>
      <w:r w:rsidRPr="00C106F6">
        <w:rPr>
          <w:rFonts w:ascii="宋体" w:hAnsi="宋体" w:hint="eastAsia"/>
          <w:sz w:val="24"/>
          <w:szCs w:val="24"/>
        </w:rPr>
        <w:t>（1）首先，</w:t>
      </w:r>
      <w:r w:rsidR="00C44CDD" w:rsidRPr="00C106F6">
        <w:rPr>
          <w:rFonts w:ascii="宋体" w:hAnsi="宋体" w:hint="eastAsia"/>
          <w:sz w:val="24"/>
          <w:szCs w:val="24"/>
        </w:rPr>
        <w:t>本文所设计的检索系统默认对用户所有上传的数据都进行处理，虽然有索引结构的平衡操作等方式来降低无用信息的干扰度，但</w:t>
      </w:r>
      <w:r w:rsidRPr="00C106F6">
        <w:rPr>
          <w:rFonts w:ascii="宋体" w:hAnsi="宋体" w:hint="eastAsia"/>
          <w:sz w:val="24"/>
          <w:szCs w:val="24"/>
        </w:rPr>
        <w:t>仍会降低系统的效率。因此，未来的一个研究方向是在将用户的信息提交到区块链之前对用户上传的数据进行分析和判断，通过节点间投票等方式来决定是否可以上传到链上。</w:t>
      </w:r>
    </w:p>
    <w:p w14:paraId="434264B0" w14:textId="355AB49B" w:rsidR="00985E9D" w:rsidRPr="00C106F6" w:rsidRDefault="00985E9D" w:rsidP="00C106F6">
      <w:pPr>
        <w:spacing w:line="400" w:lineRule="exact"/>
        <w:ind w:firstLine="510"/>
        <w:rPr>
          <w:rFonts w:ascii="宋体" w:hAnsi="宋体"/>
          <w:sz w:val="24"/>
          <w:szCs w:val="24"/>
        </w:rPr>
      </w:pPr>
      <w:r w:rsidRPr="00C106F6">
        <w:rPr>
          <w:rFonts w:ascii="宋体" w:hAnsi="宋体" w:hint="eastAsia"/>
          <w:sz w:val="24"/>
          <w:szCs w:val="24"/>
        </w:rPr>
        <w:t>（2）第二点，本文设计的索引结构并没有考虑到对数据的删除操作，</w:t>
      </w:r>
      <w:r w:rsidR="00AC71E3" w:rsidRPr="00C106F6">
        <w:rPr>
          <w:rFonts w:ascii="宋体" w:hAnsi="宋体" w:hint="eastAsia"/>
          <w:sz w:val="24"/>
          <w:szCs w:val="24"/>
        </w:rPr>
        <w:t>因此所有的数据只能追加而不能被删除掉，这与区块链的特性相关，但对索引结构的设计可以在</w:t>
      </w:r>
      <w:proofErr w:type="gramStart"/>
      <w:r w:rsidR="00AC71E3" w:rsidRPr="00C106F6">
        <w:rPr>
          <w:rFonts w:ascii="宋体" w:hAnsi="宋体" w:hint="eastAsia"/>
          <w:sz w:val="24"/>
          <w:szCs w:val="24"/>
        </w:rPr>
        <w:t>保证区</w:t>
      </w:r>
      <w:proofErr w:type="gramEnd"/>
      <w:r w:rsidR="00AC71E3" w:rsidRPr="00C106F6">
        <w:rPr>
          <w:rFonts w:ascii="宋体" w:hAnsi="宋体" w:hint="eastAsia"/>
          <w:sz w:val="24"/>
          <w:szCs w:val="24"/>
        </w:rPr>
        <w:t>块链特性的情况下进行优化，使其添加删除数据功能，这也是一个比较大的挑战。</w:t>
      </w:r>
    </w:p>
    <w:p w14:paraId="79370DEC" w14:textId="584546C0" w:rsidR="005A37ED" w:rsidRPr="00C106F6" w:rsidRDefault="00AC71E3" w:rsidP="00C106F6">
      <w:pPr>
        <w:spacing w:line="400" w:lineRule="exact"/>
        <w:ind w:firstLine="510"/>
        <w:rPr>
          <w:rFonts w:ascii="宋体" w:hAnsi="宋体"/>
          <w:sz w:val="24"/>
          <w:szCs w:val="24"/>
        </w:rPr>
      </w:pPr>
      <w:r w:rsidRPr="00C106F6">
        <w:rPr>
          <w:rFonts w:ascii="宋体" w:hAnsi="宋体" w:hint="eastAsia"/>
          <w:sz w:val="24"/>
          <w:szCs w:val="24"/>
        </w:rPr>
        <w:t>（3）最后，随着5</w:t>
      </w:r>
      <w:r w:rsidRPr="00C106F6">
        <w:rPr>
          <w:rFonts w:ascii="宋体" w:hAnsi="宋体"/>
          <w:sz w:val="24"/>
          <w:szCs w:val="24"/>
        </w:rPr>
        <w:t>G</w:t>
      </w:r>
      <w:r w:rsidRPr="00C106F6">
        <w:rPr>
          <w:rFonts w:ascii="宋体" w:hAnsi="宋体" w:hint="eastAsia"/>
          <w:sz w:val="24"/>
          <w:szCs w:val="24"/>
        </w:rPr>
        <w:t>、物联网、边缘计算、人工智能等技术的发展，它们均会对数据的安全可靠以及高效检索产生需求，如何将我们的方案与这些技术相融合是我们未来需要研究的问题。</w:t>
      </w:r>
    </w:p>
    <w:p w14:paraId="3C22EF92" w14:textId="77777777" w:rsidR="003C5D78" w:rsidRDefault="003C5D78" w:rsidP="003C5D78">
      <w:pPr>
        <w:pStyle w:val="-"/>
      </w:pPr>
      <w:bookmarkStart w:id="49" w:name="_Toc2701"/>
      <w:r>
        <w:t>参考文献</w:t>
      </w:r>
      <w:bookmarkEnd w:id="49"/>
    </w:p>
    <w:p w14:paraId="6FECAE12" w14:textId="77777777" w:rsidR="003C5D78" w:rsidRPr="00EE58D5" w:rsidRDefault="003C5D78" w:rsidP="003C5D78">
      <w:pPr>
        <w:widowControl/>
        <w:spacing w:line="400" w:lineRule="exact"/>
        <w:rPr>
          <w:bCs/>
          <w:kern w:val="0"/>
          <w:sz w:val="24"/>
          <w:szCs w:val="24"/>
        </w:rPr>
      </w:pPr>
      <w:r>
        <w:rPr>
          <w:rFonts w:hint="eastAsia"/>
          <w:bCs/>
          <w:kern w:val="0"/>
          <w:sz w:val="24"/>
          <w:szCs w:val="24"/>
        </w:rPr>
        <w:t>[</w:t>
      </w:r>
      <w:r>
        <w:rPr>
          <w:bCs/>
          <w:kern w:val="0"/>
          <w:sz w:val="24"/>
          <w:szCs w:val="24"/>
        </w:rPr>
        <w:t>1]</w:t>
      </w:r>
      <w:r w:rsidRPr="00EE58D5">
        <w:rPr>
          <w:rFonts w:hint="eastAsia"/>
          <w:bCs/>
          <w:kern w:val="0"/>
          <w:sz w:val="24"/>
          <w:szCs w:val="24"/>
        </w:rPr>
        <w:t xml:space="preserve"> Zhou J, Tang F, Zhu H, et al. Distributed Data Vending on Blockchain[J]. 2018.</w:t>
      </w:r>
    </w:p>
    <w:p w14:paraId="65DEDB2D" w14:textId="77777777" w:rsidR="003C5D78" w:rsidRDefault="003C5D78" w:rsidP="003C5D78">
      <w:pPr>
        <w:widowControl/>
        <w:spacing w:line="400" w:lineRule="exact"/>
        <w:rPr>
          <w:bCs/>
          <w:kern w:val="0"/>
          <w:sz w:val="24"/>
          <w:szCs w:val="24"/>
        </w:rPr>
      </w:pPr>
      <w:r>
        <w:rPr>
          <w:rFonts w:hint="eastAsia"/>
          <w:bCs/>
          <w:kern w:val="0"/>
          <w:sz w:val="24"/>
          <w:szCs w:val="24"/>
        </w:rPr>
        <w:t>[</w:t>
      </w:r>
      <w:r>
        <w:rPr>
          <w:bCs/>
          <w:kern w:val="0"/>
          <w:sz w:val="24"/>
          <w:szCs w:val="24"/>
        </w:rPr>
        <w:t>2]</w:t>
      </w:r>
      <w:r w:rsidRPr="00EE58D5">
        <w:rPr>
          <w:bCs/>
          <w:kern w:val="0"/>
          <w:sz w:val="24"/>
          <w:szCs w:val="24"/>
        </w:rPr>
        <w:t xml:space="preserve"> </w:t>
      </w:r>
      <w:r w:rsidRPr="00922E7F">
        <w:rPr>
          <w:bCs/>
          <w:kern w:val="0"/>
          <w:sz w:val="24"/>
          <w:szCs w:val="24"/>
        </w:rPr>
        <w:t xml:space="preserve">Sicilia M A, </w:t>
      </w:r>
      <w:proofErr w:type="spellStart"/>
      <w:r w:rsidRPr="00922E7F">
        <w:rPr>
          <w:bCs/>
          <w:kern w:val="0"/>
          <w:sz w:val="24"/>
          <w:szCs w:val="24"/>
        </w:rPr>
        <w:t>Sánchezalonso</w:t>
      </w:r>
      <w:proofErr w:type="spellEnd"/>
      <w:r w:rsidRPr="00922E7F">
        <w:rPr>
          <w:bCs/>
          <w:kern w:val="0"/>
          <w:sz w:val="24"/>
          <w:szCs w:val="24"/>
        </w:rPr>
        <w:t xml:space="preserve"> S, </w:t>
      </w:r>
      <w:proofErr w:type="spellStart"/>
      <w:r w:rsidRPr="00922E7F">
        <w:rPr>
          <w:bCs/>
          <w:kern w:val="0"/>
          <w:sz w:val="24"/>
          <w:szCs w:val="24"/>
        </w:rPr>
        <w:t>Garcíabarriocanal</w:t>
      </w:r>
      <w:proofErr w:type="spellEnd"/>
      <w:r w:rsidRPr="00922E7F">
        <w:rPr>
          <w:bCs/>
          <w:kern w:val="0"/>
          <w:sz w:val="24"/>
          <w:szCs w:val="24"/>
        </w:rPr>
        <w:t xml:space="preserve"> E. Sharing Linked Open Data over Peer-to-Peer Distributed File Systems: The Case of IPFS[C]// 2016.</w:t>
      </w:r>
    </w:p>
    <w:p w14:paraId="318B4A41" w14:textId="77777777" w:rsidR="003C5D78" w:rsidRDefault="003C5D78" w:rsidP="003C5D78">
      <w:pPr>
        <w:widowControl/>
        <w:spacing w:line="400" w:lineRule="exact"/>
        <w:rPr>
          <w:bCs/>
          <w:kern w:val="0"/>
          <w:sz w:val="24"/>
          <w:szCs w:val="24"/>
        </w:rPr>
      </w:pPr>
      <w:r>
        <w:rPr>
          <w:rFonts w:hint="eastAsia"/>
          <w:bCs/>
          <w:kern w:val="0"/>
          <w:sz w:val="24"/>
          <w:szCs w:val="24"/>
        </w:rPr>
        <w:t>[3</w:t>
      </w:r>
      <w:r>
        <w:rPr>
          <w:bCs/>
          <w:kern w:val="0"/>
          <w:sz w:val="24"/>
          <w:szCs w:val="24"/>
        </w:rPr>
        <w:t>]</w:t>
      </w:r>
      <w:r w:rsidRPr="00EE58D5">
        <w:rPr>
          <w:rFonts w:hint="eastAsia"/>
          <w:bCs/>
          <w:kern w:val="0"/>
          <w:sz w:val="24"/>
          <w:szCs w:val="24"/>
        </w:rPr>
        <w:t xml:space="preserve"> </w:t>
      </w:r>
      <w:r w:rsidRPr="00441311">
        <w:rPr>
          <w:bCs/>
          <w:kern w:val="0"/>
          <w:sz w:val="24"/>
          <w:szCs w:val="24"/>
        </w:rPr>
        <w:t>S. Nakamoto, “Bitcoin: A peer-to-peer electronic cash system,” Consulted, 2008.</w:t>
      </w:r>
    </w:p>
    <w:p w14:paraId="47AC7196" w14:textId="77777777" w:rsidR="003C5D78" w:rsidRDefault="003C5D78" w:rsidP="003C5D78">
      <w:pPr>
        <w:widowControl/>
        <w:spacing w:line="400" w:lineRule="exact"/>
        <w:rPr>
          <w:bCs/>
          <w:kern w:val="0"/>
          <w:sz w:val="24"/>
          <w:szCs w:val="24"/>
        </w:rPr>
      </w:pPr>
      <w:r>
        <w:rPr>
          <w:rFonts w:hint="eastAsia"/>
          <w:bCs/>
          <w:kern w:val="0"/>
          <w:sz w:val="24"/>
          <w:szCs w:val="24"/>
        </w:rPr>
        <w:t>[</w:t>
      </w:r>
      <w:r>
        <w:rPr>
          <w:bCs/>
          <w:kern w:val="0"/>
          <w:sz w:val="24"/>
          <w:szCs w:val="24"/>
        </w:rPr>
        <w:t>4]</w:t>
      </w:r>
      <w:r w:rsidRPr="00441311">
        <w:rPr>
          <w:bCs/>
          <w:kern w:val="0"/>
          <w:sz w:val="24"/>
          <w:szCs w:val="24"/>
        </w:rPr>
        <w:t>王千阁</w:t>
      </w:r>
      <w:r w:rsidRPr="00441311">
        <w:rPr>
          <w:bCs/>
          <w:kern w:val="0"/>
          <w:sz w:val="24"/>
          <w:szCs w:val="24"/>
        </w:rPr>
        <w:t>,</w:t>
      </w:r>
      <w:r w:rsidRPr="00441311">
        <w:rPr>
          <w:bCs/>
          <w:kern w:val="0"/>
          <w:sz w:val="24"/>
          <w:szCs w:val="24"/>
        </w:rPr>
        <w:t>何蒲</w:t>
      </w:r>
      <w:r w:rsidRPr="00441311">
        <w:rPr>
          <w:bCs/>
          <w:kern w:val="0"/>
          <w:sz w:val="24"/>
          <w:szCs w:val="24"/>
        </w:rPr>
        <w:t>,</w:t>
      </w:r>
      <w:r w:rsidRPr="00441311">
        <w:rPr>
          <w:bCs/>
          <w:kern w:val="0"/>
          <w:sz w:val="24"/>
          <w:szCs w:val="24"/>
        </w:rPr>
        <w:t>聂铁铮</w:t>
      </w:r>
      <w:r w:rsidRPr="00441311">
        <w:rPr>
          <w:bCs/>
          <w:kern w:val="0"/>
          <w:sz w:val="24"/>
          <w:szCs w:val="24"/>
        </w:rPr>
        <w:t xml:space="preserve">, et al. </w:t>
      </w:r>
      <w:r w:rsidRPr="00441311">
        <w:rPr>
          <w:bCs/>
          <w:kern w:val="0"/>
          <w:sz w:val="24"/>
          <w:szCs w:val="24"/>
        </w:rPr>
        <w:t>区块链系统的数据存储与查询技术综述</w:t>
      </w:r>
      <w:r w:rsidRPr="00441311">
        <w:rPr>
          <w:bCs/>
          <w:kern w:val="0"/>
          <w:sz w:val="24"/>
          <w:szCs w:val="24"/>
        </w:rPr>
        <w:t xml:space="preserve">[J]. </w:t>
      </w:r>
      <w:r w:rsidRPr="00441311">
        <w:rPr>
          <w:bCs/>
          <w:kern w:val="0"/>
          <w:sz w:val="24"/>
          <w:szCs w:val="24"/>
        </w:rPr>
        <w:t>计算机科学</w:t>
      </w:r>
      <w:r w:rsidRPr="00441311">
        <w:rPr>
          <w:bCs/>
          <w:kern w:val="0"/>
          <w:sz w:val="24"/>
          <w:szCs w:val="24"/>
        </w:rPr>
        <w:t>, 45(12):19-25.</w:t>
      </w:r>
    </w:p>
    <w:p w14:paraId="3D8E5664" w14:textId="77777777" w:rsidR="003C5D78" w:rsidRDefault="003C5D78" w:rsidP="003C5D78">
      <w:pPr>
        <w:widowControl/>
        <w:spacing w:line="400" w:lineRule="exact"/>
        <w:rPr>
          <w:bCs/>
          <w:kern w:val="0"/>
          <w:sz w:val="24"/>
          <w:szCs w:val="24"/>
        </w:rPr>
      </w:pPr>
      <w:r>
        <w:rPr>
          <w:bCs/>
          <w:kern w:val="0"/>
          <w:sz w:val="24"/>
          <w:szCs w:val="24"/>
        </w:rPr>
        <w:t>[5]</w:t>
      </w:r>
      <w:r>
        <w:t xml:space="preserve"> </w:t>
      </w:r>
      <w:r w:rsidRPr="00441311">
        <w:rPr>
          <w:bCs/>
          <w:kern w:val="0"/>
          <w:sz w:val="24"/>
          <w:szCs w:val="24"/>
        </w:rPr>
        <w:t xml:space="preserve">T.T. A. </w:t>
      </w:r>
      <w:proofErr w:type="spellStart"/>
      <w:r w:rsidRPr="00441311">
        <w:rPr>
          <w:bCs/>
          <w:kern w:val="0"/>
          <w:sz w:val="24"/>
          <w:szCs w:val="24"/>
        </w:rPr>
        <w:t>Dinh</w:t>
      </w:r>
      <w:proofErr w:type="spellEnd"/>
      <w:r w:rsidRPr="00441311">
        <w:rPr>
          <w:bCs/>
          <w:kern w:val="0"/>
          <w:sz w:val="24"/>
          <w:szCs w:val="24"/>
        </w:rPr>
        <w:t xml:space="preserve">, R. Liu, </w:t>
      </w:r>
      <w:r>
        <w:rPr>
          <w:bCs/>
          <w:kern w:val="0"/>
          <w:sz w:val="24"/>
          <w:szCs w:val="24"/>
        </w:rPr>
        <w:t xml:space="preserve">M. Zhang, </w:t>
      </w:r>
      <w:r w:rsidRPr="00441311">
        <w:rPr>
          <w:bCs/>
          <w:kern w:val="0"/>
          <w:sz w:val="24"/>
          <w:szCs w:val="24"/>
        </w:rPr>
        <w:t>et al., “Untangling blockchain: A data processing view of blockchain systems,” TKDE, pp. 1366–1385, 2018.</w:t>
      </w:r>
    </w:p>
    <w:p w14:paraId="18951E6F" w14:textId="77777777" w:rsidR="003C5D78" w:rsidRDefault="003C5D78" w:rsidP="003C5D78">
      <w:pPr>
        <w:widowControl/>
        <w:spacing w:line="400" w:lineRule="exact"/>
        <w:rPr>
          <w:bCs/>
          <w:kern w:val="0"/>
          <w:sz w:val="24"/>
          <w:szCs w:val="24"/>
        </w:rPr>
      </w:pPr>
      <w:r>
        <w:rPr>
          <w:rFonts w:hint="eastAsia"/>
          <w:bCs/>
          <w:kern w:val="0"/>
          <w:sz w:val="24"/>
          <w:szCs w:val="24"/>
        </w:rPr>
        <w:lastRenderedPageBreak/>
        <w:t>[</w:t>
      </w:r>
      <w:r>
        <w:rPr>
          <w:bCs/>
          <w:kern w:val="0"/>
          <w:sz w:val="24"/>
          <w:szCs w:val="24"/>
        </w:rPr>
        <w:t>6</w:t>
      </w:r>
      <w:r>
        <w:rPr>
          <w:rFonts w:hint="eastAsia"/>
          <w:bCs/>
          <w:kern w:val="0"/>
          <w:sz w:val="24"/>
          <w:szCs w:val="24"/>
        </w:rPr>
        <w:t>]</w:t>
      </w:r>
      <w:r>
        <w:t xml:space="preserve"> </w:t>
      </w:r>
      <w:r w:rsidRPr="0023551C">
        <w:rPr>
          <w:bCs/>
          <w:kern w:val="0"/>
          <w:sz w:val="24"/>
          <w:szCs w:val="24"/>
        </w:rPr>
        <w:t>Lozi J P, David F, Thomas G, et al. Fast and Portable Locking for Multicore Architectures[J]. 2016, 33(4):1-62.</w:t>
      </w:r>
    </w:p>
    <w:p w14:paraId="2BBD5594" w14:textId="77777777" w:rsidR="003C5D78" w:rsidRDefault="003C5D78" w:rsidP="003C5D78">
      <w:pPr>
        <w:widowControl/>
        <w:spacing w:line="400" w:lineRule="exact"/>
        <w:rPr>
          <w:bCs/>
          <w:kern w:val="0"/>
          <w:sz w:val="24"/>
          <w:szCs w:val="24"/>
        </w:rPr>
      </w:pPr>
      <w:r>
        <w:rPr>
          <w:bCs/>
          <w:kern w:val="0"/>
          <w:sz w:val="24"/>
          <w:szCs w:val="24"/>
        </w:rPr>
        <w:t>[7]</w:t>
      </w:r>
      <w:r>
        <w:rPr>
          <w:rFonts w:hint="eastAsia"/>
        </w:rPr>
        <w:t xml:space="preserve"> </w:t>
      </w:r>
      <w:proofErr w:type="spellStart"/>
      <w:r w:rsidRPr="0023551C">
        <w:rPr>
          <w:rFonts w:hint="eastAsia"/>
          <w:bCs/>
          <w:kern w:val="0"/>
          <w:sz w:val="24"/>
          <w:szCs w:val="24"/>
        </w:rPr>
        <w:t>Androulaki</w:t>
      </w:r>
      <w:proofErr w:type="spellEnd"/>
      <w:r w:rsidRPr="0023551C">
        <w:rPr>
          <w:rFonts w:hint="eastAsia"/>
          <w:bCs/>
          <w:kern w:val="0"/>
          <w:sz w:val="24"/>
          <w:szCs w:val="24"/>
        </w:rPr>
        <w:t>, Elli,</w:t>
      </w:r>
      <w:r>
        <w:rPr>
          <w:rFonts w:hint="eastAsia"/>
          <w:bCs/>
          <w:kern w:val="0"/>
          <w:sz w:val="24"/>
          <w:szCs w:val="24"/>
        </w:rPr>
        <w:t xml:space="preserve"> Barger, Artem, </w:t>
      </w:r>
      <w:proofErr w:type="spellStart"/>
      <w:r>
        <w:rPr>
          <w:rFonts w:hint="eastAsia"/>
          <w:bCs/>
          <w:kern w:val="0"/>
          <w:sz w:val="24"/>
          <w:szCs w:val="24"/>
        </w:rPr>
        <w:t>Bortnikov</w:t>
      </w:r>
      <w:proofErr w:type="spellEnd"/>
      <w:r>
        <w:rPr>
          <w:rFonts w:hint="eastAsia"/>
          <w:bCs/>
          <w:kern w:val="0"/>
          <w:sz w:val="24"/>
          <w:szCs w:val="24"/>
        </w:rPr>
        <w:t>, Vita</w:t>
      </w:r>
      <w:r w:rsidRPr="00441311">
        <w:rPr>
          <w:bCs/>
          <w:kern w:val="0"/>
          <w:sz w:val="24"/>
          <w:szCs w:val="24"/>
        </w:rPr>
        <w:t xml:space="preserve"> et al</w:t>
      </w:r>
      <w:r w:rsidRPr="0023551C">
        <w:rPr>
          <w:rFonts w:hint="eastAsia"/>
          <w:bCs/>
          <w:kern w:val="0"/>
          <w:sz w:val="24"/>
          <w:szCs w:val="24"/>
        </w:rPr>
        <w:t>. Hyperledger Fabric: A Distributed Operating System for Permissioned Blockchains[J].</w:t>
      </w:r>
    </w:p>
    <w:p w14:paraId="1988CCA9" w14:textId="77777777" w:rsidR="003C5D78" w:rsidRPr="00922E7F" w:rsidRDefault="003C5D78" w:rsidP="003C5D78">
      <w:pPr>
        <w:widowControl/>
        <w:spacing w:line="400" w:lineRule="exact"/>
        <w:rPr>
          <w:bCs/>
          <w:kern w:val="0"/>
          <w:sz w:val="24"/>
          <w:szCs w:val="24"/>
        </w:rPr>
      </w:pPr>
      <w:r>
        <w:rPr>
          <w:bCs/>
          <w:kern w:val="0"/>
          <w:sz w:val="24"/>
          <w:szCs w:val="24"/>
        </w:rPr>
        <w:t>[8]</w:t>
      </w:r>
      <w:r>
        <w:rPr>
          <w:rFonts w:hint="eastAsia"/>
        </w:rPr>
        <w:t xml:space="preserve"> </w:t>
      </w:r>
      <w:r w:rsidRPr="00EE58D5">
        <w:rPr>
          <w:rFonts w:hint="eastAsia"/>
          <w:bCs/>
          <w:kern w:val="0"/>
          <w:sz w:val="24"/>
          <w:szCs w:val="24"/>
        </w:rPr>
        <w:t>王守道</w:t>
      </w:r>
      <w:r w:rsidRPr="00EE58D5">
        <w:rPr>
          <w:rFonts w:hint="eastAsia"/>
          <w:bCs/>
          <w:kern w:val="0"/>
          <w:sz w:val="24"/>
          <w:szCs w:val="24"/>
        </w:rPr>
        <w:t xml:space="preserve">, </w:t>
      </w:r>
      <w:r w:rsidRPr="00EE58D5">
        <w:rPr>
          <w:rFonts w:hint="eastAsia"/>
          <w:bCs/>
          <w:kern w:val="0"/>
          <w:sz w:val="24"/>
          <w:szCs w:val="24"/>
        </w:rPr>
        <w:t>蒋玉明</w:t>
      </w:r>
      <w:r w:rsidRPr="00EE58D5">
        <w:rPr>
          <w:rFonts w:hint="eastAsia"/>
          <w:bCs/>
          <w:kern w:val="0"/>
          <w:sz w:val="24"/>
          <w:szCs w:val="24"/>
        </w:rPr>
        <w:t xml:space="preserve">, </w:t>
      </w:r>
      <w:r w:rsidRPr="00EE58D5">
        <w:rPr>
          <w:rFonts w:hint="eastAsia"/>
          <w:bCs/>
          <w:kern w:val="0"/>
          <w:sz w:val="24"/>
          <w:szCs w:val="24"/>
        </w:rPr>
        <w:t>胡大</w:t>
      </w:r>
      <w:proofErr w:type="gramStart"/>
      <w:r w:rsidRPr="00EE58D5">
        <w:rPr>
          <w:rFonts w:hint="eastAsia"/>
          <w:bCs/>
          <w:kern w:val="0"/>
          <w:sz w:val="24"/>
          <w:szCs w:val="24"/>
        </w:rPr>
        <w:t>裟</w:t>
      </w:r>
      <w:proofErr w:type="gramEnd"/>
      <w:r w:rsidRPr="00EE58D5">
        <w:rPr>
          <w:rFonts w:hint="eastAsia"/>
          <w:bCs/>
          <w:kern w:val="0"/>
          <w:sz w:val="24"/>
          <w:szCs w:val="24"/>
        </w:rPr>
        <w:t xml:space="preserve">. </w:t>
      </w:r>
      <w:r w:rsidRPr="00EE58D5">
        <w:rPr>
          <w:rFonts w:hint="eastAsia"/>
          <w:bCs/>
          <w:kern w:val="0"/>
          <w:sz w:val="24"/>
          <w:szCs w:val="24"/>
        </w:rPr>
        <w:t>基于区块链的智能合约压缩存储方法</w:t>
      </w:r>
      <w:r w:rsidRPr="00EE58D5">
        <w:rPr>
          <w:rFonts w:hint="eastAsia"/>
          <w:bCs/>
          <w:kern w:val="0"/>
          <w:sz w:val="24"/>
          <w:szCs w:val="24"/>
        </w:rPr>
        <w:t xml:space="preserve">[J]. </w:t>
      </w:r>
      <w:r w:rsidRPr="00EE58D5">
        <w:rPr>
          <w:rFonts w:hint="eastAsia"/>
          <w:bCs/>
          <w:kern w:val="0"/>
          <w:sz w:val="24"/>
          <w:szCs w:val="24"/>
        </w:rPr>
        <w:t>现代计算机</w:t>
      </w:r>
      <w:r w:rsidRPr="00EE58D5">
        <w:rPr>
          <w:rFonts w:hint="eastAsia"/>
          <w:bCs/>
          <w:kern w:val="0"/>
          <w:sz w:val="24"/>
          <w:szCs w:val="24"/>
        </w:rPr>
        <w:t>, 2019(9):42-46.</w:t>
      </w:r>
    </w:p>
    <w:p w14:paraId="30202438" w14:textId="77777777" w:rsidR="003C5D78" w:rsidRPr="00922E7F" w:rsidRDefault="003C5D78" w:rsidP="003C5D78">
      <w:pPr>
        <w:widowControl/>
        <w:spacing w:line="400" w:lineRule="exact"/>
        <w:rPr>
          <w:bCs/>
          <w:kern w:val="0"/>
          <w:sz w:val="24"/>
          <w:szCs w:val="24"/>
        </w:rPr>
      </w:pPr>
      <w:r>
        <w:rPr>
          <w:bCs/>
          <w:kern w:val="0"/>
          <w:sz w:val="24"/>
          <w:szCs w:val="24"/>
        </w:rPr>
        <w:t>[</w:t>
      </w:r>
      <w:proofErr w:type="gramStart"/>
      <w:r>
        <w:rPr>
          <w:bCs/>
          <w:kern w:val="0"/>
          <w:sz w:val="24"/>
          <w:szCs w:val="24"/>
        </w:rPr>
        <w:t>9]</w:t>
      </w:r>
      <w:proofErr w:type="spellStart"/>
      <w:r>
        <w:rPr>
          <w:bCs/>
          <w:kern w:val="0"/>
          <w:sz w:val="24"/>
          <w:szCs w:val="24"/>
        </w:rPr>
        <w:t>BigChain</w:t>
      </w:r>
      <w:proofErr w:type="spellEnd"/>
      <w:proofErr w:type="gramEnd"/>
      <w:r>
        <w:rPr>
          <w:bCs/>
          <w:kern w:val="0"/>
          <w:sz w:val="24"/>
          <w:szCs w:val="24"/>
        </w:rPr>
        <w:t xml:space="preserve"> DB [EB/OL].</w:t>
      </w:r>
      <w:r>
        <w:t xml:space="preserve"> </w:t>
      </w:r>
      <w:r w:rsidRPr="00EE58D5">
        <w:rPr>
          <w:bCs/>
          <w:kern w:val="0"/>
          <w:sz w:val="24"/>
          <w:szCs w:val="24"/>
        </w:rPr>
        <w:t>https://www.bigchaindb.com</w:t>
      </w:r>
    </w:p>
    <w:p w14:paraId="5C1A545B" w14:textId="77777777" w:rsidR="003C5D78" w:rsidRPr="00922E7F" w:rsidRDefault="003C5D78" w:rsidP="003C5D78">
      <w:pPr>
        <w:widowControl/>
        <w:spacing w:line="400" w:lineRule="exact"/>
        <w:rPr>
          <w:bCs/>
          <w:kern w:val="0"/>
          <w:sz w:val="24"/>
          <w:szCs w:val="24"/>
        </w:rPr>
      </w:pPr>
      <w:r>
        <w:rPr>
          <w:bCs/>
          <w:kern w:val="0"/>
          <w:sz w:val="24"/>
          <w:szCs w:val="24"/>
        </w:rPr>
        <w:t>[10]</w:t>
      </w:r>
      <w:r>
        <w:rPr>
          <w:rFonts w:hint="eastAsia"/>
        </w:rPr>
        <w:t xml:space="preserve"> </w:t>
      </w:r>
      <w:r w:rsidRPr="00874847">
        <w:rPr>
          <w:rFonts w:hint="eastAsia"/>
          <w:bCs/>
          <w:kern w:val="0"/>
          <w:sz w:val="24"/>
          <w:szCs w:val="24"/>
        </w:rPr>
        <w:t>Tien Tu</w:t>
      </w:r>
      <w:r>
        <w:rPr>
          <w:rFonts w:hint="eastAsia"/>
          <w:bCs/>
          <w:kern w:val="0"/>
          <w:sz w:val="24"/>
          <w:szCs w:val="24"/>
        </w:rPr>
        <w:t xml:space="preserve">an Anh </w:t>
      </w:r>
      <w:proofErr w:type="spellStart"/>
      <w:r>
        <w:rPr>
          <w:rFonts w:hint="eastAsia"/>
          <w:bCs/>
          <w:kern w:val="0"/>
          <w:sz w:val="24"/>
          <w:szCs w:val="24"/>
        </w:rPr>
        <w:t>Dinh</w:t>
      </w:r>
      <w:proofErr w:type="spellEnd"/>
      <w:r>
        <w:rPr>
          <w:rFonts w:hint="eastAsia"/>
          <w:bCs/>
          <w:kern w:val="0"/>
          <w:sz w:val="24"/>
          <w:szCs w:val="24"/>
        </w:rPr>
        <w:t>, Ji Wang, Gang Chen</w:t>
      </w:r>
      <w:r w:rsidRPr="00874847">
        <w:rPr>
          <w:rFonts w:hint="eastAsia"/>
          <w:bCs/>
          <w:kern w:val="0"/>
          <w:sz w:val="24"/>
          <w:szCs w:val="24"/>
        </w:rPr>
        <w:t>. BLOCKBENCH: A Framework for Analyzing Private Blockchains[C]// the 2017 ACM International Conference. ACM, 2017.</w:t>
      </w:r>
    </w:p>
    <w:p w14:paraId="792302FE" w14:textId="77777777" w:rsidR="003C5D78" w:rsidRPr="00922E7F" w:rsidRDefault="003C5D78" w:rsidP="003C5D78">
      <w:pPr>
        <w:widowControl/>
        <w:spacing w:line="400" w:lineRule="exact"/>
        <w:rPr>
          <w:bCs/>
          <w:kern w:val="0"/>
          <w:sz w:val="24"/>
          <w:szCs w:val="24"/>
        </w:rPr>
      </w:pPr>
      <w:r>
        <w:rPr>
          <w:bCs/>
          <w:kern w:val="0"/>
          <w:sz w:val="24"/>
          <w:szCs w:val="24"/>
        </w:rPr>
        <w:t>[11]</w:t>
      </w:r>
      <w:r>
        <w:rPr>
          <w:rFonts w:hint="eastAsia"/>
        </w:rPr>
        <w:t xml:space="preserve"> </w:t>
      </w:r>
      <w:r w:rsidRPr="00874847">
        <w:rPr>
          <w:rFonts w:hint="eastAsia"/>
          <w:bCs/>
          <w:kern w:val="0"/>
          <w:sz w:val="24"/>
          <w:szCs w:val="24"/>
        </w:rPr>
        <w:t>Yang Li, Kai Zheng, Ying Yan,</w:t>
      </w:r>
      <w:r>
        <w:rPr>
          <w:bCs/>
          <w:kern w:val="0"/>
          <w:sz w:val="24"/>
          <w:szCs w:val="24"/>
        </w:rPr>
        <w:t xml:space="preserve"> et al</w:t>
      </w:r>
      <w:r w:rsidRPr="00874847">
        <w:rPr>
          <w:rFonts w:hint="eastAsia"/>
          <w:bCs/>
          <w:kern w:val="0"/>
          <w:sz w:val="24"/>
          <w:szCs w:val="24"/>
        </w:rPr>
        <w:t xml:space="preserve">. </w:t>
      </w:r>
      <w:proofErr w:type="spellStart"/>
      <w:r w:rsidRPr="00874847">
        <w:rPr>
          <w:rFonts w:hint="eastAsia"/>
          <w:bCs/>
          <w:kern w:val="0"/>
          <w:sz w:val="24"/>
          <w:szCs w:val="24"/>
        </w:rPr>
        <w:t>EtherQL</w:t>
      </w:r>
      <w:proofErr w:type="spellEnd"/>
      <w:r w:rsidRPr="00874847">
        <w:rPr>
          <w:rFonts w:hint="eastAsia"/>
          <w:bCs/>
          <w:kern w:val="0"/>
          <w:sz w:val="24"/>
          <w:szCs w:val="24"/>
        </w:rPr>
        <w:t>: A Query Layer for Blockchain System[C]// International Conference on Database Systems for Advanced Applications. 2017.</w:t>
      </w:r>
    </w:p>
    <w:p w14:paraId="4F36C59B" w14:textId="77777777" w:rsidR="003C5D78" w:rsidRPr="00922E7F" w:rsidRDefault="003C5D78" w:rsidP="003C5D78">
      <w:pPr>
        <w:widowControl/>
        <w:spacing w:line="400" w:lineRule="exact"/>
        <w:rPr>
          <w:bCs/>
          <w:kern w:val="0"/>
          <w:sz w:val="24"/>
          <w:szCs w:val="24"/>
        </w:rPr>
      </w:pPr>
      <w:r>
        <w:rPr>
          <w:bCs/>
          <w:kern w:val="0"/>
          <w:sz w:val="24"/>
          <w:szCs w:val="24"/>
        </w:rPr>
        <w:t>[12]</w:t>
      </w:r>
      <w:r>
        <w:t xml:space="preserve"> </w:t>
      </w:r>
      <w:r w:rsidRPr="00874847">
        <w:rPr>
          <w:bCs/>
          <w:kern w:val="0"/>
          <w:sz w:val="24"/>
          <w:szCs w:val="24"/>
        </w:rPr>
        <w:t xml:space="preserve">El-Hindi M, Binnig C, </w:t>
      </w:r>
      <w:proofErr w:type="spellStart"/>
      <w:r w:rsidRPr="00874847">
        <w:rPr>
          <w:bCs/>
          <w:kern w:val="0"/>
          <w:sz w:val="24"/>
          <w:szCs w:val="24"/>
        </w:rPr>
        <w:t>Arasu</w:t>
      </w:r>
      <w:proofErr w:type="spellEnd"/>
      <w:r w:rsidRPr="00874847">
        <w:rPr>
          <w:bCs/>
          <w:kern w:val="0"/>
          <w:sz w:val="24"/>
          <w:szCs w:val="24"/>
        </w:rPr>
        <w:t xml:space="preserve"> A, et al. </w:t>
      </w:r>
      <w:proofErr w:type="spellStart"/>
      <w:r w:rsidRPr="00874847">
        <w:rPr>
          <w:bCs/>
          <w:kern w:val="0"/>
          <w:sz w:val="24"/>
          <w:szCs w:val="24"/>
        </w:rPr>
        <w:t>BlockchainDB</w:t>
      </w:r>
      <w:proofErr w:type="spellEnd"/>
      <w:r w:rsidRPr="00874847">
        <w:rPr>
          <w:bCs/>
          <w:kern w:val="0"/>
          <w:sz w:val="24"/>
          <w:szCs w:val="24"/>
        </w:rPr>
        <w:t>: a shared database on blockchains[J]. Proceedings of the VLDB Endowment, 2019, 12(11): 1597-1609.</w:t>
      </w:r>
    </w:p>
    <w:p w14:paraId="0347A48D" w14:textId="77777777" w:rsidR="003C5D78" w:rsidRPr="00922E7F" w:rsidRDefault="003C5D78" w:rsidP="003C5D78">
      <w:pPr>
        <w:widowControl/>
        <w:spacing w:line="400" w:lineRule="exact"/>
        <w:rPr>
          <w:bCs/>
          <w:kern w:val="0"/>
          <w:sz w:val="24"/>
          <w:szCs w:val="24"/>
        </w:rPr>
      </w:pPr>
      <w:r>
        <w:rPr>
          <w:bCs/>
          <w:kern w:val="0"/>
          <w:sz w:val="24"/>
          <w:szCs w:val="24"/>
        </w:rPr>
        <w:t>[13]</w:t>
      </w:r>
      <w:r>
        <w:t xml:space="preserve"> </w:t>
      </w:r>
      <w:r w:rsidRPr="00874847">
        <w:rPr>
          <w:bCs/>
          <w:kern w:val="0"/>
          <w:sz w:val="24"/>
          <w:szCs w:val="24"/>
        </w:rPr>
        <w:t>Xu Y, Zhao S, Kong L, et al. ECBC: A high performance educational certificate blockchain with efficient query[C]//International Colloquium on Theoretical Aspects of Computing. Springer, Cham, 2017: 288-304.</w:t>
      </w:r>
    </w:p>
    <w:p w14:paraId="6E807582" w14:textId="77777777" w:rsidR="003C5D78" w:rsidRPr="00922E7F" w:rsidRDefault="003C5D78" w:rsidP="003C5D78">
      <w:pPr>
        <w:widowControl/>
        <w:spacing w:line="400" w:lineRule="exact"/>
        <w:rPr>
          <w:bCs/>
          <w:kern w:val="0"/>
          <w:sz w:val="24"/>
          <w:szCs w:val="24"/>
        </w:rPr>
      </w:pPr>
      <w:r>
        <w:rPr>
          <w:bCs/>
          <w:kern w:val="0"/>
          <w:sz w:val="24"/>
          <w:szCs w:val="24"/>
        </w:rPr>
        <w:t>[14]</w:t>
      </w:r>
      <w:r>
        <w:t xml:space="preserve"> </w:t>
      </w:r>
      <w:proofErr w:type="spellStart"/>
      <w:r w:rsidRPr="00874847">
        <w:rPr>
          <w:bCs/>
          <w:kern w:val="0"/>
          <w:sz w:val="24"/>
          <w:szCs w:val="24"/>
        </w:rPr>
        <w:t>Ruan</w:t>
      </w:r>
      <w:proofErr w:type="spellEnd"/>
      <w:r w:rsidRPr="00874847">
        <w:rPr>
          <w:bCs/>
          <w:kern w:val="0"/>
          <w:sz w:val="24"/>
          <w:szCs w:val="24"/>
        </w:rPr>
        <w:t xml:space="preserve"> P, Chen G, </w:t>
      </w:r>
      <w:proofErr w:type="spellStart"/>
      <w:r w:rsidRPr="00874847">
        <w:rPr>
          <w:bCs/>
          <w:kern w:val="0"/>
          <w:sz w:val="24"/>
          <w:szCs w:val="24"/>
        </w:rPr>
        <w:t>Dinh</w:t>
      </w:r>
      <w:proofErr w:type="spellEnd"/>
      <w:r w:rsidRPr="00874847">
        <w:rPr>
          <w:bCs/>
          <w:kern w:val="0"/>
          <w:sz w:val="24"/>
          <w:szCs w:val="24"/>
        </w:rPr>
        <w:t xml:space="preserve"> T </w:t>
      </w:r>
      <w:proofErr w:type="spellStart"/>
      <w:r w:rsidRPr="00874847">
        <w:rPr>
          <w:bCs/>
          <w:kern w:val="0"/>
          <w:sz w:val="24"/>
          <w:szCs w:val="24"/>
        </w:rPr>
        <w:t>T</w:t>
      </w:r>
      <w:proofErr w:type="spellEnd"/>
      <w:r w:rsidRPr="00874847">
        <w:rPr>
          <w:bCs/>
          <w:kern w:val="0"/>
          <w:sz w:val="24"/>
          <w:szCs w:val="24"/>
        </w:rPr>
        <w:t xml:space="preserve"> A, et al. Fine-grained, secure and efficient data provenance on blockchain systems[J]. Proceedings of the VLDB Endowment, 2019, 12(9): 975-988.</w:t>
      </w:r>
    </w:p>
    <w:p w14:paraId="5128F696" w14:textId="77777777" w:rsidR="003C5D78" w:rsidRPr="00922E7F" w:rsidRDefault="003C5D78" w:rsidP="003C5D78">
      <w:pPr>
        <w:widowControl/>
        <w:spacing w:line="400" w:lineRule="exact"/>
        <w:rPr>
          <w:bCs/>
          <w:kern w:val="0"/>
          <w:sz w:val="24"/>
          <w:szCs w:val="24"/>
        </w:rPr>
      </w:pPr>
      <w:r>
        <w:rPr>
          <w:bCs/>
          <w:kern w:val="0"/>
          <w:sz w:val="24"/>
          <w:szCs w:val="24"/>
        </w:rPr>
        <w:t>[15]</w:t>
      </w:r>
      <w:r>
        <w:t xml:space="preserve"> </w:t>
      </w:r>
      <w:r w:rsidRPr="00874847">
        <w:rPr>
          <w:bCs/>
          <w:kern w:val="0"/>
          <w:sz w:val="24"/>
          <w:szCs w:val="24"/>
        </w:rPr>
        <w:t xml:space="preserve">Xu C, Zhang C, Xu J. </w:t>
      </w:r>
      <w:proofErr w:type="spellStart"/>
      <w:r w:rsidRPr="00874847">
        <w:rPr>
          <w:bCs/>
          <w:kern w:val="0"/>
          <w:sz w:val="24"/>
          <w:szCs w:val="24"/>
        </w:rPr>
        <w:t>vChain</w:t>
      </w:r>
      <w:proofErr w:type="spellEnd"/>
      <w:r w:rsidRPr="00874847">
        <w:rPr>
          <w:bCs/>
          <w:kern w:val="0"/>
          <w:sz w:val="24"/>
          <w:szCs w:val="24"/>
        </w:rPr>
        <w:t xml:space="preserve">: Enabling verifiable </w:t>
      </w:r>
      <w:proofErr w:type="spellStart"/>
      <w:r w:rsidRPr="00874847">
        <w:rPr>
          <w:bCs/>
          <w:kern w:val="0"/>
          <w:sz w:val="24"/>
          <w:szCs w:val="24"/>
        </w:rPr>
        <w:t>boolean</w:t>
      </w:r>
      <w:proofErr w:type="spellEnd"/>
      <w:r w:rsidRPr="00874847">
        <w:rPr>
          <w:bCs/>
          <w:kern w:val="0"/>
          <w:sz w:val="24"/>
          <w:szCs w:val="24"/>
        </w:rPr>
        <w:t xml:space="preserve"> range queries over blockchain databases[C]//Proceedings of the 2019 International Conference on Management of Data. ACM, 2019: 141-158.</w:t>
      </w:r>
    </w:p>
    <w:p w14:paraId="4C7B957E" w14:textId="3CCB50BE" w:rsidR="003C5D78" w:rsidRDefault="003C5D78" w:rsidP="003C5D78">
      <w:pPr>
        <w:spacing w:line="400" w:lineRule="exact"/>
        <w:rPr>
          <w:bCs/>
          <w:kern w:val="0"/>
          <w:sz w:val="24"/>
          <w:szCs w:val="24"/>
        </w:rPr>
      </w:pPr>
      <w:r>
        <w:rPr>
          <w:bCs/>
          <w:kern w:val="0"/>
          <w:sz w:val="24"/>
          <w:szCs w:val="24"/>
        </w:rPr>
        <w:t>[16]</w:t>
      </w:r>
      <w:r>
        <w:t xml:space="preserve"> </w:t>
      </w:r>
      <w:r w:rsidRPr="00874847">
        <w:rPr>
          <w:bCs/>
          <w:kern w:val="0"/>
          <w:sz w:val="24"/>
          <w:szCs w:val="24"/>
        </w:rPr>
        <w:t xml:space="preserve">Zhu Y, Zhang Z, </w:t>
      </w:r>
      <w:proofErr w:type="spellStart"/>
      <w:r w:rsidRPr="00874847">
        <w:rPr>
          <w:bCs/>
          <w:kern w:val="0"/>
          <w:sz w:val="24"/>
          <w:szCs w:val="24"/>
        </w:rPr>
        <w:t>Jin</w:t>
      </w:r>
      <w:proofErr w:type="spellEnd"/>
      <w:r w:rsidRPr="00874847">
        <w:rPr>
          <w:bCs/>
          <w:kern w:val="0"/>
          <w:sz w:val="24"/>
          <w:szCs w:val="24"/>
        </w:rPr>
        <w:t xml:space="preserve"> C, et al. SEBDB: Semantics Empowered </w:t>
      </w:r>
      <w:proofErr w:type="spellStart"/>
      <w:r w:rsidRPr="00874847">
        <w:rPr>
          <w:bCs/>
          <w:kern w:val="0"/>
          <w:sz w:val="24"/>
          <w:szCs w:val="24"/>
        </w:rPr>
        <w:t>BlockChain</w:t>
      </w:r>
      <w:proofErr w:type="spellEnd"/>
      <w:r w:rsidRPr="00874847">
        <w:rPr>
          <w:bCs/>
          <w:kern w:val="0"/>
          <w:sz w:val="24"/>
          <w:szCs w:val="24"/>
        </w:rPr>
        <w:t xml:space="preserve"> </w:t>
      </w:r>
      <w:proofErr w:type="spellStart"/>
      <w:r w:rsidRPr="00874847">
        <w:rPr>
          <w:bCs/>
          <w:kern w:val="0"/>
          <w:sz w:val="24"/>
          <w:szCs w:val="24"/>
        </w:rPr>
        <w:t>DataBase</w:t>
      </w:r>
      <w:proofErr w:type="spellEnd"/>
      <w:r w:rsidRPr="00874847">
        <w:rPr>
          <w:bCs/>
          <w:kern w:val="0"/>
          <w:sz w:val="24"/>
          <w:szCs w:val="24"/>
        </w:rPr>
        <w:t>[C]//2019 IEEE 35th International Conference on Data Engineering (ICDE). IEEE, 2019: 1820-1831.</w:t>
      </w:r>
    </w:p>
    <w:p w14:paraId="39E98895" w14:textId="02316A46" w:rsidR="0096546A" w:rsidRPr="0096546A" w:rsidRDefault="0096546A" w:rsidP="0096546A">
      <w:pPr>
        <w:widowControl/>
        <w:spacing w:line="400" w:lineRule="exact"/>
        <w:rPr>
          <w:bCs/>
          <w:kern w:val="0"/>
          <w:sz w:val="24"/>
          <w:szCs w:val="24"/>
        </w:rPr>
      </w:pPr>
      <w:r w:rsidRPr="0096546A">
        <w:rPr>
          <w:rFonts w:hint="eastAsia"/>
          <w:bCs/>
          <w:kern w:val="0"/>
          <w:sz w:val="24"/>
          <w:szCs w:val="24"/>
        </w:rPr>
        <w:t>[</w:t>
      </w:r>
      <w:r w:rsidRPr="0096546A">
        <w:rPr>
          <w:bCs/>
          <w:kern w:val="0"/>
          <w:sz w:val="24"/>
          <w:szCs w:val="24"/>
        </w:rPr>
        <w:t>1</w:t>
      </w:r>
      <w:r>
        <w:rPr>
          <w:rFonts w:hint="eastAsia"/>
          <w:bCs/>
          <w:kern w:val="0"/>
          <w:sz w:val="24"/>
          <w:szCs w:val="24"/>
        </w:rPr>
        <w:t>7</w:t>
      </w:r>
      <w:r w:rsidRPr="0096546A">
        <w:rPr>
          <w:rFonts w:hint="eastAsia"/>
          <w:bCs/>
          <w:kern w:val="0"/>
          <w:sz w:val="24"/>
          <w:szCs w:val="24"/>
        </w:rPr>
        <w:t>]</w:t>
      </w:r>
      <w:r w:rsidRPr="0096546A">
        <w:rPr>
          <w:bCs/>
          <w:kern w:val="0"/>
          <w:sz w:val="24"/>
          <w:szCs w:val="24"/>
        </w:rPr>
        <w:t xml:space="preserve"> </w:t>
      </w:r>
      <w:proofErr w:type="spellStart"/>
      <w:r w:rsidRPr="0096546A">
        <w:rPr>
          <w:bCs/>
          <w:kern w:val="0"/>
          <w:sz w:val="24"/>
          <w:szCs w:val="24"/>
        </w:rPr>
        <w:t>O'Dwyer</w:t>
      </w:r>
      <w:proofErr w:type="spellEnd"/>
      <w:r w:rsidRPr="0096546A">
        <w:rPr>
          <w:bCs/>
          <w:kern w:val="0"/>
          <w:sz w:val="24"/>
          <w:szCs w:val="24"/>
        </w:rPr>
        <w:t xml:space="preserve"> K J, Malone D. Bitcoin mining and its energy footprint[J]. 2014.</w:t>
      </w:r>
    </w:p>
    <w:p w14:paraId="4F299AD6" w14:textId="32023120" w:rsidR="0096546A" w:rsidRPr="0096546A" w:rsidRDefault="0096546A" w:rsidP="0096546A">
      <w:pPr>
        <w:widowControl/>
        <w:spacing w:line="400" w:lineRule="exact"/>
        <w:rPr>
          <w:bCs/>
          <w:kern w:val="0"/>
          <w:sz w:val="24"/>
          <w:szCs w:val="24"/>
        </w:rPr>
      </w:pPr>
      <w:r w:rsidRPr="0096546A">
        <w:rPr>
          <w:rFonts w:hint="eastAsia"/>
          <w:bCs/>
          <w:kern w:val="0"/>
          <w:sz w:val="24"/>
          <w:szCs w:val="24"/>
        </w:rPr>
        <w:t>[</w:t>
      </w:r>
      <w:proofErr w:type="gramStart"/>
      <w:r w:rsidRPr="0096546A">
        <w:rPr>
          <w:bCs/>
          <w:kern w:val="0"/>
          <w:sz w:val="24"/>
          <w:szCs w:val="24"/>
        </w:rPr>
        <w:t>1</w:t>
      </w:r>
      <w:r>
        <w:rPr>
          <w:rFonts w:hint="eastAsia"/>
          <w:bCs/>
          <w:kern w:val="0"/>
          <w:sz w:val="24"/>
          <w:szCs w:val="24"/>
        </w:rPr>
        <w:t>9</w:t>
      </w:r>
      <w:r w:rsidRPr="0096546A">
        <w:rPr>
          <w:rFonts w:hint="eastAsia"/>
          <w:bCs/>
          <w:kern w:val="0"/>
          <w:sz w:val="24"/>
          <w:szCs w:val="24"/>
        </w:rPr>
        <w:t>]</w:t>
      </w:r>
      <w:proofErr w:type="spellStart"/>
      <w:r w:rsidRPr="0096546A">
        <w:rPr>
          <w:bCs/>
          <w:kern w:val="0"/>
          <w:sz w:val="24"/>
          <w:szCs w:val="24"/>
        </w:rPr>
        <w:t>Pouwelse</w:t>
      </w:r>
      <w:proofErr w:type="spellEnd"/>
      <w:proofErr w:type="gramEnd"/>
      <w:r w:rsidRPr="0096546A">
        <w:rPr>
          <w:bCs/>
          <w:kern w:val="0"/>
          <w:sz w:val="24"/>
          <w:szCs w:val="24"/>
        </w:rPr>
        <w:t xml:space="preserve"> J, </w:t>
      </w:r>
      <w:proofErr w:type="spellStart"/>
      <w:r w:rsidRPr="0096546A">
        <w:rPr>
          <w:bCs/>
          <w:kern w:val="0"/>
          <w:sz w:val="24"/>
          <w:szCs w:val="24"/>
        </w:rPr>
        <w:t>Garbacki</w:t>
      </w:r>
      <w:proofErr w:type="spellEnd"/>
      <w:r w:rsidRPr="0096546A">
        <w:rPr>
          <w:bCs/>
          <w:kern w:val="0"/>
          <w:sz w:val="24"/>
          <w:szCs w:val="24"/>
        </w:rPr>
        <w:t xml:space="preserve"> P, </w:t>
      </w:r>
      <w:proofErr w:type="spellStart"/>
      <w:r w:rsidRPr="0096546A">
        <w:rPr>
          <w:bCs/>
          <w:kern w:val="0"/>
          <w:sz w:val="24"/>
          <w:szCs w:val="24"/>
        </w:rPr>
        <w:t>Epema</w:t>
      </w:r>
      <w:proofErr w:type="spellEnd"/>
      <w:r w:rsidRPr="0096546A">
        <w:rPr>
          <w:bCs/>
          <w:kern w:val="0"/>
          <w:sz w:val="24"/>
          <w:szCs w:val="24"/>
        </w:rPr>
        <w:t xml:space="preserve"> D, et al. The </w:t>
      </w:r>
      <w:proofErr w:type="spellStart"/>
      <w:r w:rsidRPr="0096546A">
        <w:rPr>
          <w:bCs/>
          <w:kern w:val="0"/>
          <w:sz w:val="24"/>
          <w:szCs w:val="24"/>
        </w:rPr>
        <w:t>bittorrent</w:t>
      </w:r>
      <w:proofErr w:type="spellEnd"/>
      <w:r w:rsidRPr="0096546A">
        <w:rPr>
          <w:bCs/>
          <w:kern w:val="0"/>
          <w:sz w:val="24"/>
          <w:szCs w:val="24"/>
        </w:rPr>
        <w:t xml:space="preserve"> p2p file-sharing system: Measurements and analysis[C]//International Workshop on Peer-to-Peer Systems. Springer, Berlin, Heidelberg, 2005: 205-216.</w:t>
      </w:r>
    </w:p>
    <w:p w14:paraId="0A25F45D" w14:textId="26676FBA" w:rsidR="0096546A" w:rsidRPr="0096546A" w:rsidRDefault="0096546A" w:rsidP="0096546A">
      <w:pPr>
        <w:widowControl/>
        <w:spacing w:line="400" w:lineRule="exact"/>
        <w:rPr>
          <w:bCs/>
          <w:kern w:val="0"/>
          <w:sz w:val="24"/>
          <w:szCs w:val="24"/>
        </w:rPr>
      </w:pPr>
      <w:r w:rsidRPr="0096546A">
        <w:rPr>
          <w:rFonts w:hint="eastAsia"/>
          <w:bCs/>
          <w:kern w:val="0"/>
          <w:sz w:val="24"/>
          <w:szCs w:val="24"/>
        </w:rPr>
        <w:t>[</w:t>
      </w:r>
      <w:proofErr w:type="gramStart"/>
      <w:r>
        <w:rPr>
          <w:rFonts w:hint="eastAsia"/>
          <w:bCs/>
          <w:kern w:val="0"/>
          <w:sz w:val="24"/>
          <w:szCs w:val="24"/>
        </w:rPr>
        <w:t>20</w:t>
      </w:r>
      <w:r w:rsidRPr="0096546A">
        <w:rPr>
          <w:rFonts w:hint="eastAsia"/>
          <w:bCs/>
          <w:kern w:val="0"/>
          <w:sz w:val="24"/>
          <w:szCs w:val="24"/>
        </w:rPr>
        <w:t>]</w:t>
      </w:r>
      <w:r w:rsidRPr="0096546A">
        <w:rPr>
          <w:bCs/>
          <w:kern w:val="0"/>
          <w:sz w:val="24"/>
          <w:szCs w:val="24"/>
        </w:rPr>
        <w:t>Benet</w:t>
      </w:r>
      <w:proofErr w:type="gramEnd"/>
      <w:r w:rsidRPr="0096546A">
        <w:rPr>
          <w:bCs/>
          <w:kern w:val="0"/>
          <w:sz w:val="24"/>
          <w:szCs w:val="24"/>
        </w:rPr>
        <w:t xml:space="preserve"> J. </w:t>
      </w:r>
      <w:proofErr w:type="spellStart"/>
      <w:r w:rsidRPr="0096546A">
        <w:rPr>
          <w:bCs/>
          <w:kern w:val="0"/>
          <w:sz w:val="24"/>
          <w:szCs w:val="24"/>
        </w:rPr>
        <w:t>Ipfs</w:t>
      </w:r>
      <w:proofErr w:type="spellEnd"/>
      <w:r w:rsidRPr="0096546A">
        <w:rPr>
          <w:bCs/>
          <w:kern w:val="0"/>
          <w:sz w:val="24"/>
          <w:szCs w:val="24"/>
        </w:rPr>
        <w:t xml:space="preserve">-content addressed, versioned, p2p file system[J]. </w:t>
      </w:r>
      <w:proofErr w:type="spellStart"/>
      <w:r w:rsidRPr="0096546A">
        <w:rPr>
          <w:bCs/>
          <w:kern w:val="0"/>
          <w:sz w:val="24"/>
          <w:szCs w:val="24"/>
        </w:rPr>
        <w:t>arXiv</w:t>
      </w:r>
      <w:proofErr w:type="spellEnd"/>
      <w:r w:rsidRPr="0096546A">
        <w:rPr>
          <w:bCs/>
          <w:kern w:val="0"/>
          <w:sz w:val="24"/>
          <w:szCs w:val="24"/>
        </w:rPr>
        <w:t xml:space="preserve"> preprint arXiv:1407.3561, 2014.</w:t>
      </w:r>
    </w:p>
    <w:p w14:paraId="6D1C477C" w14:textId="020D3E5B" w:rsidR="0096546A" w:rsidRPr="0096546A" w:rsidRDefault="0096546A" w:rsidP="0096546A">
      <w:pPr>
        <w:widowControl/>
        <w:spacing w:line="400" w:lineRule="exact"/>
        <w:rPr>
          <w:bCs/>
          <w:kern w:val="0"/>
          <w:sz w:val="24"/>
          <w:szCs w:val="24"/>
        </w:rPr>
      </w:pPr>
      <w:r w:rsidRPr="0096546A">
        <w:rPr>
          <w:rFonts w:hint="eastAsia"/>
          <w:bCs/>
          <w:kern w:val="0"/>
          <w:sz w:val="24"/>
          <w:szCs w:val="24"/>
        </w:rPr>
        <w:lastRenderedPageBreak/>
        <w:t>[</w:t>
      </w:r>
      <w:r>
        <w:rPr>
          <w:rFonts w:hint="eastAsia"/>
          <w:bCs/>
          <w:kern w:val="0"/>
          <w:sz w:val="24"/>
          <w:szCs w:val="24"/>
        </w:rPr>
        <w:t>21</w:t>
      </w:r>
      <w:r w:rsidRPr="0096546A">
        <w:rPr>
          <w:rFonts w:hint="eastAsia"/>
          <w:bCs/>
          <w:kern w:val="0"/>
          <w:sz w:val="24"/>
          <w:szCs w:val="24"/>
        </w:rPr>
        <w:t>]</w:t>
      </w:r>
      <w:r w:rsidRPr="0096546A">
        <w:rPr>
          <w:bCs/>
          <w:kern w:val="0"/>
          <w:sz w:val="24"/>
          <w:szCs w:val="24"/>
        </w:rPr>
        <w:t xml:space="preserve"> </w:t>
      </w:r>
      <w:proofErr w:type="spellStart"/>
      <w:r w:rsidRPr="0096546A">
        <w:rPr>
          <w:bCs/>
          <w:kern w:val="0"/>
          <w:sz w:val="24"/>
          <w:szCs w:val="24"/>
        </w:rPr>
        <w:t>Arulmozhi</w:t>
      </w:r>
      <w:proofErr w:type="spellEnd"/>
      <w:r w:rsidRPr="0096546A">
        <w:rPr>
          <w:bCs/>
          <w:kern w:val="0"/>
          <w:sz w:val="24"/>
          <w:szCs w:val="24"/>
        </w:rPr>
        <w:t xml:space="preserve"> S J, </w:t>
      </w:r>
      <w:proofErr w:type="spellStart"/>
      <w:r w:rsidRPr="0096546A">
        <w:rPr>
          <w:bCs/>
          <w:kern w:val="0"/>
          <w:sz w:val="24"/>
          <w:szCs w:val="24"/>
        </w:rPr>
        <w:t>Praveenkumar</w:t>
      </w:r>
      <w:proofErr w:type="spellEnd"/>
      <w:r w:rsidRPr="0096546A">
        <w:rPr>
          <w:bCs/>
          <w:kern w:val="0"/>
          <w:sz w:val="24"/>
          <w:szCs w:val="24"/>
        </w:rPr>
        <w:t xml:space="preserve"> K, </w:t>
      </w:r>
      <w:proofErr w:type="spellStart"/>
      <w:r w:rsidRPr="0096546A">
        <w:rPr>
          <w:bCs/>
          <w:kern w:val="0"/>
          <w:sz w:val="24"/>
          <w:szCs w:val="24"/>
        </w:rPr>
        <w:t>Vinayagamoorthi</w:t>
      </w:r>
      <w:proofErr w:type="spellEnd"/>
      <w:r w:rsidRPr="0096546A">
        <w:rPr>
          <w:bCs/>
          <w:kern w:val="0"/>
          <w:sz w:val="24"/>
          <w:szCs w:val="24"/>
        </w:rPr>
        <w:t xml:space="preserve"> G. BITCOIN IN INDIA: A </w:t>
      </w:r>
      <w:proofErr w:type="gramStart"/>
      <w:r w:rsidRPr="0096546A">
        <w:rPr>
          <w:bCs/>
          <w:kern w:val="0"/>
          <w:sz w:val="24"/>
          <w:szCs w:val="24"/>
        </w:rPr>
        <w:t>DEEP DOWN</w:t>
      </w:r>
      <w:proofErr w:type="gramEnd"/>
      <w:r w:rsidRPr="0096546A">
        <w:rPr>
          <w:bCs/>
          <w:kern w:val="0"/>
          <w:sz w:val="24"/>
          <w:szCs w:val="24"/>
        </w:rPr>
        <w:t xml:space="preserve"> SUMMARY[J]. Advance and Innovative Research, 2019: 28.</w:t>
      </w:r>
    </w:p>
    <w:p w14:paraId="70EF469F" w14:textId="03A82BC7" w:rsidR="0096546A" w:rsidRPr="0096546A" w:rsidRDefault="0096546A" w:rsidP="0096546A">
      <w:pPr>
        <w:widowControl/>
        <w:spacing w:line="400" w:lineRule="exact"/>
        <w:rPr>
          <w:bCs/>
          <w:kern w:val="0"/>
          <w:sz w:val="24"/>
          <w:szCs w:val="24"/>
        </w:rPr>
      </w:pPr>
      <w:r w:rsidRPr="0096546A">
        <w:rPr>
          <w:rFonts w:hint="eastAsia"/>
          <w:bCs/>
          <w:kern w:val="0"/>
          <w:sz w:val="24"/>
          <w:szCs w:val="24"/>
        </w:rPr>
        <w:t>[</w:t>
      </w:r>
      <w:r>
        <w:rPr>
          <w:rFonts w:hint="eastAsia"/>
          <w:bCs/>
          <w:kern w:val="0"/>
          <w:sz w:val="24"/>
          <w:szCs w:val="24"/>
        </w:rPr>
        <w:t>22</w:t>
      </w:r>
      <w:r w:rsidRPr="0096546A">
        <w:rPr>
          <w:rFonts w:hint="eastAsia"/>
          <w:bCs/>
          <w:kern w:val="0"/>
          <w:sz w:val="24"/>
          <w:szCs w:val="24"/>
        </w:rPr>
        <w:t>]</w:t>
      </w:r>
      <w:r w:rsidRPr="0096546A">
        <w:rPr>
          <w:bCs/>
          <w:kern w:val="0"/>
          <w:sz w:val="24"/>
          <w:szCs w:val="24"/>
        </w:rPr>
        <w:t xml:space="preserve"> Benet J, Greco N. </w:t>
      </w:r>
      <w:proofErr w:type="spellStart"/>
      <w:r w:rsidRPr="0096546A">
        <w:rPr>
          <w:bCs/>
          <w:kern w:val="0"/>
          <w:sz w:val="24"/>
          <w:szCs w:val="24"/>
        </w:rPr>
        <w:t>Filecoin</w:t>
      </w:r>
      <w:proofErr w:type="spellEnd"/>
      <w:r w:rsidRPr="0096546A">
        <w:rPr>
          <w:bCs/>
          <w:kern w:val="0"/>
          <w:sz w:val="24"/>
          <w:szCs w:val="24"/>
        </w:rPr>
        <w:t xml:space="preserve">: A decentralized storage network[J]. </w:t>
      </w:r>
      <w:proofErr w:type="spellStart"/>
      <w:r w:rsidRPr="0096546A">
        <w:rPr>
          <w:bCs/>
          <w:kern w:val="0"/>
          <w:sz w:val="24"/>
          <w:szCs w:val="24"/>
        </w:rPr>
        <w:t>Protoc</w:t>
      </w:r>
      <w:proofErr w:type="spellEnd"/>
      <w:r w:rsidRPr="0096546A">
        <w:rPr>
          <w:bCs/>
          <w:kern w:val="0"/>
          <w:sz w:val="24"/>
          <w:szCs w:val="24"/>
        </w:rPr>
        <w:t>. Labs, 2018.</w:t>
      </w:r>
    </w:p>
    <w:p w14:paraId="7987C876" w14:textId="51B7678F" w:rsidR="0096546A" w:rsidRPr="0096546A" w:rsidRDefault="0096546A" w:rsidP="0096546A">
      <w:pPr>
        <w:widowControl/>
        <w:spacing w:line="400" w:lineRule="exact"/>
        <w:rPr>
          <w:bCs/>
          <w:kern w:val="0"/>
          <w:sz w:val="24"/>
          <w:szCs w:val="24"/>
        </w:rPr>
      </w:pPr>
      <w:r w:rsidRPr="0096546A">
        <w:rPr>
          <w:rFonts w:hint="eastAsia"/>
          <w:bCs/>
          <w:kern w:val="0"/>
          <w:sz w:val="24"/>
          <w:szCs w:val="24"/>
        </w:rPr>
        <w:t>[</w:t>
      </w:r>
      <w:proofErr w:type="gramStart"/>
      <w:r>
        <w:rPr>
          <w:rFonts w:hint="eastAsia"/>
          <w:bCs/>
          <w:kern w:val="0"/>
          <w:sz w:val="24"/>
          <w:szCs w:val="24"/>
        </w:rPr>
        <w:t>23</w:t>
      </w:r>
      <w:r w:rsidRPr="0096546A">
        <w:rPr>
          <w:rFonts w:hint="eastAsia"/>
          <w:bCs/>
          <w:kern w:val="0"/>
          <w:sz w:val="24"/>
          <w:szCs w:val="24"/>
        </w:rPr>
        <w:t>]</w:t>
      </w:r>
      <w:r w:rsidRPr="0096546A">
        <w:rPr>
          <w:bCs/>
          <w:kern w:val="0"/>
          <w:sz w:val="24"/>
          <w:szCs w:val="24"/>
        </w:rPr>
        <w:t>Wood</w:t>
      </w:r>
      <w:proofErr w:type="gramEnd"/>
      <w:r w:rsidRPr="0096546A">
        <w:rPr>
          <w:bCs/>
          <w:kern w:val="0"/>
          <w:sz w:val="24"/>
          <w:szCs w:val="24"/>
        </w:rPr>
        <w:t xml:space="preserve"> G. Ethereum: A secure </w:t>
      </w:r>
      <w:proofErr w:type="spellStart"/>
      <w:r w:rsidRPr="0096546A">
        <w:rPr>
          <w:bCs/>
          <w:kern w:val="0"/>
          <w:sz w:val="24"/>
          <w:szCs w:val="24"/>
        </w:rPr>
        <w:t>decentralised</w:t>
      </w:r>
      <w:proofErr w:type="spellEnd"/>
      <w:r w:rsidRPr="0096546A">
        <w:rPr>
          <w:bCs/>
          <w:kern w:val="0"/>
          <w:sz w:val="24"/>
          <w:szCs w:val="24"/>
        </w:rPr>
        <w:t xml:space="preserve"> </w:t>
      </w:r>
      <w:proofErr w:type="spellStart"/>
      <w:r w:rsidRPr="0096546A">
        <w:rPr>
          <w:bCs/>
          <w:kern w:val="0"/>
          <w:sz w:val="24"/>
          <w:szCs w:val="24"/>
        </w:rPr>
        <w:t>generalised</w:t>
      </w:r>
      <w:proofErr w:type="spellEnd"/>
      <w:r w:rsidRPr="0096546A">
        <w:rPr>
          <w:bCs/>
          <w:kern w:val="0"/>
          <w:sz w:val="24"/>
          <w:szCs w:val="24"/>
        </w:rPr>
        <w:t xml:space="preserve"> transaction ledger[J]. Ethereum project yellow paper, 2014, 151(2014): 1-32.</w:t>
      </w:r>
    </w:p>
    <w:p w14:paraId="5EE56628" w14:textId="3002F466" w:rsidR="0096546A" w:rsidRDefault="00DB3688" w:rsidP="00DB3688">
      <w:pPr>
        <w:widowControl/>
        <w:spacing w:line="400" w:lineRule="exact"/>
        <w:rPr>
          <w:bCs/>
          <w:kern w:val="0"/>
          <w:sz w:val="24"/>
          <w:szCs w:val="24"/>
        </w:rPr>
      </w:pPr>
      <w:r w:rsidRPr="00DB3688">
        <w:rPr>
          <w:bCs/>
          <w:kern w:val="0"/>
          <w:sz w:val="24"/>
          <w:szCs w:val="24"/>
        </w:rPr>
        <w:t>[</w:t>
      </w:r>
      <w:r>
        <w:rPr>
          <w:bCs/>
          <w:kern w:val="0"/>
          <w:sz w:val="24"/>
          <w:szCs w:val="24"/>
        </w:rPr>
        <w:t>24</w:t>
      </w:r>
      <w:r w:rsidRPr="00DB3688">
        <w:rPr>
          <w:bCs/>
          <w:kern w:val="0"/>
          <w:sz w:val="24"/>
          <w:szCs w:val="24"/>
        </w:rPr>
        <w:t xml:space="preserve">] Bast H, </w:t>
      </w:r>
      <w:proofErr w:type="spellStart"/>
      <w:r w:rsidRPr="00DB3688">
        <w:rPr>
          <w:bCs/>
          <w:kern w:val="0"/>
          <w:sz w:val="24"/>
          <w:szCs w:val="24"/>
        </w:rPr>
        <w:t>Buchhold</w:t>
      </w:r>
      <w:proofErr w:type="spellEnd"/>
      <w:r w:rsidRPr="00DB3688">
        <w:rPr>
          <w:bCs/>
          <w:kern w:val="0"/>
          <w:sz w:val="24"/>
          <w:szCs w:val="24"/>
        </w:rPr>
        <w:t xml:space="preserve"> B. An index for efficient semantic full-text search[C]//Proceedings of the 22nd ACM international conference on Information &amp; Knowledge Management. ACM, 2013: 369-378.</w:t>
      </w:r>
    </w:p>
    <w:p w14:paraId="7C66BA87" w14:textId="4A24CD58" w:rsidR="008C4076" w:rsidRDefault="008C4076" w:rsidP="00083EC1">
      <w:pPr>
        <w:rPr>
          <w:bCs/>
          <w:kern w:val="0"/>
          <w:sz w:val="24"/>
          <w:szCs w:val="24"/>
        </w:rPr>
      </w:pPr>
      <w:r w:rsidRPr="008C4076">
        <w:rPr>
          <w:bCs/>
          <w:kern w:val="0"/>
          <w:sz w:val="24"/>
          <w:szCs w:val="24"/>
        </w:rPr>
        <w:t xml:space="preserve">[25] Van den Bosch A, </w:t>
      </w:r>
      <w:proofErr w:type="spellStart"/>
      <w:r w:rsidRPr="008C4076">
        <w:rPr>
          <w:bCs/>
          <w:kern w:val="0"/>
          <w:sz w:val="24"/>
          <w:szCs w:val="24"/>
        </w:rPr>
        <w:t>Bogers</w:t>
      </w:r>
      <w:proofErr w:type="spellEnd"/>
      <w:r w:rsidRPr="008C4076">
        <w:rPr>
          <w:bCs/>
          <w:kern w:val="0"/>
          <w:sz w:val="24"/>
          <w:szCs w:val="24"/>
        </w:rPr>
        <w:t xml:space="preserve"> T, De </w:t>
      </w:r>
      <w:proofErr w:type="spellStart"/>
      <w:r w:rsidRPr="008C4076">
        <w:rPr>
          <w:bCs/>
          <w:kern w:val="0"/>
          <w:sz w:val="24"/>
          <w:szCs w:val="24"/>
        </w:rPr>
        <w:t>Kunder</w:t>
      </w:r>
      <w:proofErr w:type="spellEnd"/>
      <w:r w:rsidRPr="008C4076">
        <w:rPr>
          <w:bCs/>
          <w:kern w:val="0"/>
          <w:sz w:val="24"/>
          <w:szCs w:val="24"/>
        </w:rPr>
        <w:t xml:space="preserve"> M. Estimating search engine index size variability: a 9-year longitudinal study[J]. </w:t>
      </w:r>
      <w:proofErr w:type="spellStart"/>
      <w:r w:rsidRPr="008C4076">
        <w:rPr>
          <w:bCs/>
          <w:kern w:val="0"/>
          <w:sz w:val="24"/>
          <w:szCs w:val="24"/>
        </w:rPr>
        <w:t>Scientometrics</w:t>
      </w:r>
      <w:proofErr w:type="spellEnd"/>
      <w:r w:rsidRPr="008C4076">
        <w:rPr>
          <w:bCs/>
          <w:kern w:val="0"/>
          <w:sz w:val="24"/>
          <w:szCs w:val="24"/>
        </w:rPr>
        <w:t>, 2016, 107(2): 839-856.</w:t>
      </w:r>
    </w:p>
    <w:p w14:paraId="00E6917F" w14:textId="607BE32B" w:rsidR="00083EC1" w:rsidRPr="00DB3688" w:rsidRDefault="00083EC1" w:rsidP="00083EC1">
      <w:pPr>
        <w:rPr>
          <w:bCs/>
          <w:kern w:val="0"/>
          <w:sz w:val="24"/>
          <w:szCs w:val="24"/>
        </w:rPr>
      </w:pPr>
      <w:r>
        <w:rPr>
          <w:rFonts w:hint="eastAsia"/>
          <w:bCs/>
          <w:kern w:val="0"/>
          <w:sz w:val="24"/>
          <w:szCs w:val="24"/>
        </w:rPr>
        <w:t>[</w:t>
      </w:r>
      <w:r>
        <w:rPr>
          <w:bCs/>
          <w:kern w:val="0"/>
          <w:sz w:val="24"/>
          <w:szCs w:val="24"/>
        </w:rPr>
        <w:t xml:space="preserve">26] </w:t>
      </w:r>
      <w:r w:rsidRPr="00083EC1">
        <w:rPr>
          <w:bCs/>
          <w:kern w:val="0"/>
          <w:sz w:val="24"/>
          <w:szCs w:val="24"/>
        </w:rPr>
        <w:t xml:space="preserve">Ramos J. Using </w:t>
      </w:r>
      <w:proofErr w:type="spellStart"/>
      <w:r w:rsidRPr="00083EC1">
        <w:rPr>
          <w:bCs/>
          <w:kern w:val="0"/>
          <w:sz w:val="24"/>
          <w:szCs w:val="24"/>
        </w:rPr>
        <w:t>tf-idf</w:t>
      </w:r>
      <w:proofErr w:type="spellEnd"/>
      <w:r w:rsidRPr="00083EC1">
        <w:rPr>
          <w:bCs/>
          <w:kern w:val="0"/>
          <w:sz w:val="24"/>
          <w:szCs w:val="24"/>
        </w:rPr>
        <w:t xml:space="preserve"> to determine word relevance in document queries[C]//Proceedings of the first instructional conference on machine learning. 2003, 242: 133-142.</w:t>
      </w:r>
    </w:p>
    <w:p w14:paraId="3713CA69" w14:textId="3D5CBCD6" w:rsidR="009C56DA" w:rsidRDefault="00E45E11" w:rsidP="00CE4D47">
      <w:pPr>
        <w:rPr>
          <w:bCs/>
          <w:kern w:val="0"/>
          <w:sz w:val="24"/>
          <w:szCs w:val="24"/>
        </w:rPr>
      </w:pPr>
      <w:r w:rsidRPr="00E45E11">
        <w:rPr>
          <w:rFonts w:hint="eastAsia"/>
          <w:bCs/>
          <w:kern w:val="0"/>
          <w:sz w:val="24"/>
          <w:szCs w:val="24"/>
        </w:rPr>
        <w:t>[</w:t>
      </w:r>
      <w:r w:rsidRPr="00E45E11">
        <w:rPr>
          <w:bCs/>
          <w:kern w:val="0"/>
          <w:sz w:val="24"/>
          <w:szCs w:val="24"/>
        </w:rPr>
        <w:t xml:space="preserve">27] Buckley C, </w:t>
      </w:r>
      <w:proofErr w:type="spellStart"/>
      <w:r w:rsidRPr="00E45E11">
        <w:rPr>
          <w:bCs/>
          <w:kern w:val="0"/>
          <w:sz w:val="24"/>
          <w:szCs w:val="24"/>
        </w:rPr>
        <w:t>Lewit</w:t>
      </w:r>
      <w:proofErr w:type="spellEnd"/>
      <w:r w:rsidRPr="00E45E11">
        <w:rPr>
          <w:bCs/>
          <w:kern w:val="0"/>
          <w:sz w:val="24"/>
          <w:szCs w:val="24"/>
        </w:rPr>
        <w:t xml:space="preserve"> A F. Optimization of inverted vector searches[C]//Proceedings of the 8th annual international ACM SIGIR conference on Research and development in information retrieval. 1985: 97-110.</w:t>
      </w:r>
    </w:p>
    <w:p w14:paraId="29C520CE" w14:textId="637BEC8A" w:rsidR="00053555" w:rsidRDefault="00053555" w:rsidP="00CE4D47">
      <w:pPr>
        <w:rPr>
          <w:bCs/>
          <w:kern w:val="0"/>
          <w:sz w:val="24"/>
          <w:szCs w:val="24"/>
        </w:rPr>
      </w:pPr>
      <w:r>
        <w:rPr>
          <w:rFonts w:hint="eastAsia"/>
          <w:bCs/>
          <w:kern w:val="0"/>
          <w:sz w:val="24"/>
          <w:szCs w:val="24"/>
        </w:rPr>
        <w:t>[</w:t>
      </w:r>
      <w:r>
        <w:rPr>
          <w:bCs/>
          <w:kern w:val="0"/>
          <w:sz w:val="24"/>
          <w:szCs w:val="24"/>
        </w:rPr>
        <w:t>28]</w:t>
      </w:r>
      <w:r w:rsidRPr="00053555">
        <w:rPr>
          <w:rFonts w:hint="eastAsia"/>
        </w:rPr>
        <w:t xml:space="preserve"> </w:t>
      </w:r>
      <w:r w:rsidRPr="00053555">
        <w:rPr>
          <w:rFonts w:hint="eastAsia"/>
          <w:bCs/>
          <w:kern w:val="0"/>
          <w:sz w:val="24"/>
          <w:szCs w:val="24"/>
        </w:rPr>
        <w:t>于莉</w:t>
      </w:r>
      <w:r w:rsidRPr="00053555">
        <w:rPr>
          <w:rFonts w:hint="eastAsia"/>
          <w:bCs/>
          <w:kern w:val="0"/>
          <w:sz w:val="24"/>
          <w:szCs w:val="24"/>
        </w:rPr>
        <w:t xml:space="preserve">. </w:t>
      </w:r>
      <w:r w:rsidRPr="00053555">
        <w:rPr>
          <w:rFonts w:hint="eastAsia"/>
          <w:bCs/>
          <w:kern w:val="0"/>
          <w:sz w:val="24"/>
          <w:szCs w:val="24"/>
        </w:rPr>
        <w:t>经典信息检索模型的分类比较</w:t>
      </w:r>
      <w:r w:rsidRPr="00053555">
        <w:rPr>
          <w:rFonts w:hint="eastAsia"/>
          <w:bCs/>
          <w:kern w:val="0"/>
          <w:sz w:val="24"/>
          <w:szCs w:val="24"/>
        </w:rPr>
        <w:t xml:space="preserve">[J]. </w:t>
      </w:r>
      <w:r w:rsidRPr="00053555">
        <w:rPr>
          <w:rFonts w:hint="eastAsia"/>
          <w:bCs/>
          <w:kern w:val="0"/>
          <w:sz w:val="24"/>
          <w:szCs w:val="24"/>
        </w:rPr>
        <w:t>软件</w:t>
      </w:r>
      <w:r w:rsidRPr="00053555">
        <w:rPr>
          <w:rFonts w:hint="eastAsia"/>
          <w:bCs/>
          <w:kern w:val="0"/>
          <w:sz w:val="24"/>
          <w:szCs w:val="24"/>
        </w:rPr>
        <w:t>, 2011, 32(3):32-34.</w:t>
      </w:r>
    </w:p>
    <w:p w14:paraId="242E6325" w14:textId="332B81C7" w:rsidR="006E0F86" w:rsidRDefault="006E0F86" w:rsidP="00CE4D47">
      <w:pPr>
        <w:rPr>
          <w:bCs/>
          <w:kern w:val="0"/>
          <w:sz w:val="24"/>
          <w:szCs w:val="24"/>
        </w:rPr>
      </w:pPr>
      <w:r>
        <w:rPr>
          <w:rFonts w:hint="eastAsia"/>
          <w:bCs/>
          <w:kern w:val="0"/>
          <w:sz w:val="24"/>
          <w:szCs w:val="24"/>
        </w:rPr>
        <w:t>[</w:t>
      </w:r>
      <w:r>
        <w:rPr>
          <w:bCs/>
          <w:kern w:val="0"/>
          <w:sz w:val="24"/>
          <w:szCs w:val="24"/>
        </w:rPr>
        <w:t xml:space="preserve">29] </w:t>
      </w:r>
      <w:proofErr w:type="spellStart"/>
      <w:r w:rsidRPr="006E0F86">
        <w:rPr>
          <w:rFonts w:hint="eastAsia"/>
          <w:bCs/>
          <w:kern w:val="0"/>
          <w:sz w:val="24"/>
          <w:szCs w:val="24"/>
        </w:rPr>
        <w:t>BootWiki.B</w:t>
      </w:r>
      <w:proofErr w:type="spellEnd"/>
      <w:r w:rsidRPr="006E0F86">
        <w:rPr>
          <w:rFonts w:hint="eastAsia"/>
          <w:bCs/>
          <w:kern w:val="0"/>
          <w:sz w:val="24"/>
          <w:szCs w:val="24"/>
        </w:rPr>
        <w:t>+</w:t>
      </w:r>
      <w:r w:rsidRPr="006E0F86">
        <w:rPr>
          <w:rFonts w:hint="eastAsia"/>
          <w:bCs/>
          <w:kern w:val="0"/>
          <w:sz w:val="24"/>
          <w:szCs w:val="24"/>
        </w:rPr>
        <w:t>树</w:t>
      </w:r>
      <w:r w:rsidRPr="006E0F86">
        <w:rPr>
          <w:rFonts w:hint="eastAsia"/>
          <w:bCs/>
          <w:kern w:val="0"/>
          <w:sz w:val="24"/>
          <w:szCs w:val="24"/>
        </w:rPr>
        <w:t>[EB/OL].https://www.bootwiki.com/datastructure/data-structure-b-plus-tree.html,2018.</w:t>
      </w:r>
    </w:p>
    <w:p w14:paraId="271E8A08" w14:textId="132599BA" w:rsidR="006B20E0" w:rsidRDefault="006B20E0" w:rsidP="00CE4D47">
      <w:pPr>
        <w:rPr>
          <w:bCs/>
          <w:kern w:val="0"/>
          <w:sz w:val="24"/>
          <w:szCs w:val="24"/>
        </w:rPr>
      </w:pPr>
      <w:r>
        <w:rPr>
          <w:rFonts w:hint="eastAsia"/>
          <w:bCs/>
          <w:kern w:val="0"/>
          <w:sz w:val="24"/>
          <w:szCs w:val="24"/>
        </w:rPr>
        <w:t>[</w:t>
      </w:r>
      <w:r>
        <w:rPr>
          <w:bCs/>
          <w:kern w:val="0"/>
          <w:sz w:val="24"/>
          <w:szCs w:val="24"/>
        </w:rPr>
        <w:t xml:space="preserve">30] </w:t>
      </w:r>
      <w:r w:rsidRPr="006B20E0">
        <w:rPr>
          <w:bCs/>
          <w:kern w:val="0"/>
          <w:sz w:val="24"/>
          <w:szCs w:val="24"/>
        </w:rPr>
        <w:t xml:space="preserve">Page L, Brin S, Motwani R, et al. The PageRank citation ranking: Bringing order to the web[R]. Stanford </w:t>
      </w:r>
      <w:proofErr w:type="spellStart"/>
      <w:r w:rsidRPr="006B20E0">
        <w:rPr>
          <w:bCs/>
          <w:kern w:val="0"/>
          <w:sz w:val="24"/>
          <w:szCs w:val="24"/>
        </w:rPr>
        <w:t>InfoLab</w:t>
      </w:r>
      <w:proofErr w:type="spellEnd"/>
      <w:r w:rsidRPr="006B20E0">
        <w:rPr>
          <w:bCs/>
          <w:kern w:val="0"/>
          <w:sz w:val="24"/>
          <w:szCs w:val="24"/>
        </w:rPr>
        <w:t>, 1999.</w:t>
      </w:r>
    </w:p>
    <w:p w14:paraId="24872FC4" w14:textId="1BF32616" w:rsidR="006F2A81" w:rsidRDefault="006F2A81" w:rsidP="00CE4D47">
      <w:pPr>
        <w:rPr>
          <w:bCs/>
          <w:kern w:val="0"/>
          <w:sz w:val="24"/>
          <w:szCs w:val="24"/>
        </w:rPr>
      </w:pPr>
      <w:r>
        <w:rPr>
          <w:rFonts w:hint="eastAsia"/>
          <w:bCs/>
          <w:kern w:val="0"/>
          <w:sz w:val="24"/>
          <w:szCs w:val="24"/>
        </w:rPr>
        <w:t>[</w:t>
      </w:r>
      <w:r>
        <w:rPr>
          <w:bCs/>
          <w:kern w:val="0"/>
          <w:sz w:val="24"/>
          <w:szCs w:val="24"/>
        </w:rPr>
        <w:t xml:space="preserve">31] </w:t>
      </w:r>
      <w:r w:rsidRPr="006F2A81">
        <w:rPr>
          <w:bCs/>
          <w:kern w:val="0"/>
          <w:sz w:val="24"/>
          <w:szCs w:val="24"/>
        </w:rPr>
        <w:t>Deng L, Chen H, Zeng J, et al. Research on cross-chain technology based on sidechain and hash-locking[C]//International Conference on Edge Computing. Springer, Cham, 2018: 144-151.</w:t>
      </w:r>
    </w:p>
    <w:p w14:paraId="5A08D0EA" w14:textId="5FEB8691" w:rsidR="00FF2349" w:rsidRDefault="00FF2349" w:rsidP="00CE4D47">
      <w:pPr>
        <w:rPr>
          <w:bCs/>
          <w:kern w:val="0"/>
          <w:sz w:val="24"/>
          <w:szCs w:val="24"/>
        </w:rPr>
      </w:pPr>
      <w:r>
        <w:rPr>
          <w:rFonts w:hint="eastAsia"/>
          <w:bCs/>
          <w:kern w:val="0"/>
          <w:sz w:val="24"/>
          <w:szCs w:val="24"/>
        </w:rPr>
        <w:t>[</w:t>
      </w:r>
      <w:r>
        <w:rPr>
          <w:bCs/>
          <w:kern w:val="0"/>
          <w:sz w:val="24"/>
          <w:szCs w:val="24"/>
        </w:rPr>
        <w:t xml:space="preserve">32] </w:t>
      </w:r>
      <w:r w:rsidRPr="00FF2349">
        <w:rPr>
          <w:rFonts w:hint="eastAsia"/>
          <w:bCs/>
          <w:kern w:val="0"/>
          <w:sz w:val="24"/>
          <w:szCs w:val="24"/>
        </w:rPr>
        <w:t>任惠</w:t>
      </w:r>
      <w:r w:rsidRPr="00FF2349">
        <w:rPr>
          <w:rFonts w:hint="eastAsia"/>
          <w:bCs/>
          <w:kern w:val="0"/>
          <w:sz w:val="24"/>
          <w:szCs w:val="24"/>
        </w:rPr>
        <w:t xml:space="preserve">. </w:t>
      </w:r>
      <w:r w:rsidRPr="00FF2349">
        <w:rPr>
          <w:rFonts w:hint="eastAsia"/>
          <w:bCs/>
          <w:kern w:val="0"/>
          <w:sz w:val="24"/>
          <w:szCs w:val="24"/>
        </w:rPr>
        <w:t>基于区块链的语义知识共享机制</w:t>
      </w:r>
      <w:r w:rsidRPr="00FF2349">
        <w:rPr>
          <w:rFonts w:hint="eastAsia"/>
          <w:bCs/>
          <w:kern w:val="0"/>
          <w:sz w:val="24"/>
          <w:szCs w:val="24"/>
        </w:rPr>
        <w:t>[D].</w:t>
      </w:r>
    </w:p>
    <w:p w14:paraId="69965445" w14:textId="7AD0E409" w:rsidR="008E1911" w:rsidRDefault="008E1911" w:rsidP="00CE4D47">
      <w:pPr>
        <w:rPr>
          <w:bCs/>
          <w:kern w:val="0"/>
          <w:sz w:val="24"/>
          <w:szCs w:val="24"/>
        </w:rPr>
      </w:pPr>
      <w:r>
        <w:rPr>
          <w:rFonts w:hint="eastAsia"/>
          <w:bCs/>
          <w:kern w:val="0"/>
          <w:sz w:val="24"/>
          <w:szCs w:val="24"/>
        </w:rPr>
        <w:t>[</w:t>
      </w:r>
      <w:r>
        <w:rPr>
          <w:bCs/>
          <w:kern w:val="0"/>
          <w:sz w:val="24"/>
          <w:szCs w:val="24"/>
        </w:rPr>
        <w:t xml:space="preserve">33] </w:t>
      </w:r>
      <w:r w:rsidRPr="008E1911">
        <w:rPr>
          <w:bCs/>
          <w:kern w:val="0"/>
          <w:sz w:val="24"/>
          <w:szCs w:val="24"/>
        </w:rPr>
        <w:t xml:space="preserve">RDF Working </w:t>
      </w:r>
      <w:proofErr w:type="spellStart"/>
      <w:proofErr w:type="gramStart"/>
      <w:r w:rsidRPr="008E1911">
        <w:rPr>
          <w:bCs/>
          <w:kern w:val="0"/>
          <w:sz w:val="24"/>
          <w:szCs w:val="24"/>
        </w:rPr>
        <w:t>Group.RDF</w:t>
      </w:r>
      <w:proofErr w:type="spellEnd"/>
      <w:r w:rsidRPr="008E1911">
        <w:rPr>
          <w:bCs/>
          <w:kern w:val="0"/>
          <w:sz w:val="24"/>
          <w:szCs w:val="24"/>
        </w:rPr>
        <w:t>[</w:t>
      </w:r>
      <w:proofErr w:type="gramEnd"/>
      <w:r w:rsidRPr="008E1911">
        <w:rPr>
          <w:bCs/>
          <w:kern w:val="0"/>
          <w:sz w:val="24"/>
          <w:szCs w:val="24"/>
        </w:rPr>
        <w:t>EB/OL].https://www.w3.org/RDF/,2014-2-25.</w:t>
      </w:r>
    </w:p>
    <w:p w14:paraId="3AC92F58" w14:textId="1578430F" w:rsidR="008A5BAC" w:rsidRDefault="008A5BAC" w:rsidP="00CE4D47">
      <w:pPr>
        <w:rPr>
          <w:bCs/>
          <w:kern w:val="0"/>
          <w:sz w:val="24"/>
          <w:szCs w:val="24"/>
        </w:rPr>
      </w:pPr>
      <w:r>
        <w:rPr>
          <w:rFonts w:hint="eastAsia"/>
          <w:bCs/>
          <w:kern w:val="0"/>
          <w:sz w:val="24"/>
          <w:szCs w:val="24"/>
        </w:rPr>
        <w:t>[</w:t>
      </w:r>
      <w:r>
        <w:rPr>
          <w:bCs/>
          <w:kern w:val="0"/>
          <w:sz w:val="24"/>
          <w:szCs w:val="24"/>
        </w:rPr>
        <w:t xml:space="preserve">34] </w:t>
      </w:r>
      <w:r w:rsidRPr="008A5BAC">
        <w:rPr>
          <w:rFonts w:hint="eastAsia"/>
          <w:bCs/>
          <w:kern w:val="0"/>
          <w:sz w:val="24"/>
          <w:szCs w:val="24"/>
        </w:rPr>
        <w:t>杭婷婷</w:t>
      </w:r>
      <w:r w:rsidRPr="008A5BAC">
        <w:rPr>
          <w:rFonts w:hint="eastAsia"/>
          <w:bCs/>
          <w:kern w:val="0"/>
          <w:sz w:val="24"/>
          <w:szCs w:val="24"/>
        </w:rPr>
        <w:t>,</w:t>
      </w:r>
      <w:r w:rsidRPr="008A5BAC">
        <w:rPr>
          <w:rFonts w:hint="eastAsia"/>
          <w:bCs/>
          <w:kern w:val="0"/>
          <w:sz w:val="24"/>
          <w:szCs w:val="24"/>
        </w:rPr>
        <w:t>冯钧</w:t>
      </w:r>
      <w:r w:rsidRPr="008A5BAC">
        <w:rPr>
          <w:rFonts w:hint="eastAsia"/>
          <w:bCs/>
          <w:kern w:val="0"/>
          <w:sz w:val="24"/>
          <w:szCs w:val="24"/>
        </w:rPr>
        <w:t>,</w:t>
      </w:r>
      <w:proofErr w:type="gramStart"/>
      <w:r w:rsidRPr="008A5BAC">
        <w:rPr>
          <w:rFonts w:hint="eastAsia"/>
          <w:bCs/>
          <w:kern w:val="0"/>
          <w:sz w:val="24"/>
          <w:szCs w:val="24"/>
        </w:rPr>
        <w:t>陆佳民</w:t>
      </w:r>
      <w:proofErr w:type="gramEnd"/>
      <w:r w:rsidRPr="008A5BAC">
        <w:rPr>
          <w:rFonts w:hint="eastAsia"/>
          <w:bCs/>
          <w:kern w:val="0"/>
          <w:sz w:val="24"/>
          <w:szCs w:val="24"/>
        </w:rPr>
        <w:t>.</w:t>
      </w:r>
      <w:r w:rsidRPr="008A5BAC">
        <w:rPr>
          <w:rFonts w:hint="eastAsia"/>
          <w:bCs/>
          <w:kern w:val="0"/>
          <w:sz w:val="24"/>
          <w:szCs w:val="24"/>
        </w:rPr>
        <w:t>知识图谱构建技术</w:t>
      </w:r>
      <w:r w:rsidRPr="008A5BAC">
        <w:rPr>
          <w:rFonts w:hint="eastAsia"/>
          <w:bCs/>
          <w:kern w:val="0"/>
          <w:sz w:val="24"/>
          <w:szCs w:val="24"/>
        </w:rPr>
        <w:t>:</w:t>
      </w:r>
      <w:r w:rsidRPr="008A5BAC">
        <w:rPr>
          <w:rFonts w:hint="eastAsia"/>
          <w:bCs/>
          <w:kern w:val="0"/>
          <w:sz w:val="24"/>
          <w:szCs w:val="24"/>
        </w:rPr>
        <w:t>分类、调查和未来方向</w:t>
      </w:r>
      <w:r w:rsidRPr="008A5BAC">
        <w:rPr>
          <w:rFonts w:hint="eastAsia"/>
          <w:bCs/>
          <w:kern w:val="0"/>
          <w:sz w:val="24"/>
          <w:szCs w:val="24"/>
        </w:rPr>
        <w:t>[J].</w:t>
      </w:r>
      <w:r w:rsidRPr="008A5BAC">
        <w:rPr>
          <w:rFonts w:hint="eastAsia"/>
          <w:bCs/>
          <w:kern w:val="0"/>
          <w:sz w:val="24"/>
          <w:szCs w:val="24"/>
        </w:rPr>
        <w:t>计算机科学</w:t>
      </w:r>
      <w:r w:rsidRPr="008A5BAC">
        <w:rPr>
          <w:rFonts w:hint="eastAsia"/>
          <w:bCs/>
          <w:kern w:val="0"/>
          <w:sz w:val="24"/>
          <w:szCs w:val="24"/>
        </w:rPr>
        <w:t>,2021,48(02):175-189.</w:t>
      </w:r>
    </w:p>
    <w:p w14:paraId="41B16580" w14:textId="325AB3DE" w:rsidR="00DF712B" w:rsidRDefault="00DF712B" w:rsidP="00CE4D47">
      <w:pPr>
        <w:rPr>
          <w:bCs/>
          <w:kern w:val="0"/>
          <w:sz w:val="24"/>
          <w:szCs w:val="24"/>
        </w:rPr>
      </w:pPr>
      <w:r>
        <w:rPr>
          <w:rFonts w:hint="eastAsia"/>
          <w:bCs/>
          <w:kern w:val="0"/>
          <w:sz w:val="24"/>
          <w:szCs w:val="24"/>
        </w:rPr>
        <w:t>[</w:t>
      </w:r>
      <w:r>
        <w:rPr>
          <w:bCs/>
          <w:kern w:val="0"/>
          <w:sz w:val="24"/>
          <w:szCs w:val="24"/>
        </w:rPr>
        <w:t xml:space="preserve">35] </w:t>
      </w:r>
      <w:r w:rsidRPr="00DF712B">
        <w:rPr>
          <w:bCs/>
          <w:kern w:val="0"/>
          <w:sz w:val="24"/>
          <w:szCs w:val="24"/>
        </w:rPr>
        <w:t xml:space="preserve">Eberhardt J, </w:t>
      </w:r>
      <w:proofErr w:type="spellStart"/>
      <w:r w:rsidRPr="00DF712B">
        <w:rPr>
          <w:bCs/>
          <w:kern w:val="0"/>
          <w:sz w:val="24"/>
          <w:szCs w:val="24"/>
        </w:rPr>
        <w:t>Heiss</w:t>
      </w:r>
      <w:proofErr w:type="spellEnd"/>
      <w:r w:rsidRPr="00DF712B">
        <w:rPr>
          <w:bCs/>
          <w:kern w:val="0"/>
          <w:sz w:val="24"/>
          <w:szCs w:val="24"/>
        </w:rPr>
        <w:t xml:space="preserve"> J. Off-chaining models and approaches to off-chain computations[C]//Proceedings of the 2nd Workshop on Scalable and Resilient Infrastructures for Distributed Ledgers. ACM, 2018: 7-12.</w:t>
      </w:r>
    </w:p>
    <w:p w14:paraId="5CB3251D" w14:textId="4B59E15D" w:rsidR="00221827" w:rsidRPr="00E45E11" w:rsidRDefault="00221827" w:rsidP="00CE4D47">
      <w:pPr>
        <w:rPr>
          <w:bCs/>
          <w:kern w:val="0"/>
          <w:sz w:val="24"/>
          <w:szCs w:val="24"/>
        </w:rPr>
      </w:pPr>
      <w:r w:rsidRPr="00221827">
        <w:rPr>
          <w:bCs/>
          <w:kern w:val="0"/>
          <w:sz w:val="24"/>
          <w:szCs w:val="24"/>
        </w:rPr>
        <w:t>[</w:t>
      </w:r>
      <w:r>
        <w:rPr>
          <w:bCs/>
          <w:kern w:val="0"/>
          <w:sz w:val="24"/>
          <w:szCs w:val="24"/>
        </w:rPr>
        <w:t>36</w:t>
      </w:r>
      <w:r w:rsidRPr="00221827">
        <w:rPr>
          <w:bCs/>
          <w:kern w:val="0"/>
          <w:sz w:val="24"/>
          <w:szCs w:val="24"/>
        </w:rPr>
        <w:t>] Sunday D M. A very fast substring search algorithm[J]. Communications of the ACM, 1990, 33(8): 132-142.</w:t>
      </w:r>
    </w:p>
    <w:sectPr w:rsidR="00221827" w:rsidRPr="00E45E1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PeiQQ" w:date="2021-03-04T20:10:00Z" w:initials="Pei">
    <w:p w14:paraId="057BEECE" w14:textId="224BB0AE" w:rsidR="000E7747" w:rsidRDefault="000E7747">
      <w:pPr>
        <w:pStyle w:val="af0"/>
      </w:pPr>
      <w:r>
        <w:rPr>
          <w:rStyle w:val="af"/>
        </w:rPr>
        <w:annotationRef/>
      </w:r>
      <w:r>
        <w:rPr>
          <w:rFonts w:hint="eastAsia"/>
        </w:rPr>
        <w:t>整体修改一下，把工作的层次感、特色表达出来。现在</w:t>
      </w:r>
      <w:proofErr w:type="gramStart"/>
      <w:r>
        <w:rPr>
          <w:rFonts w:hint="eastAsia"/>
        </w:rPr>
        <w:t>感觉跟记流水账</w:t>
      </w:r>
      <w:proofErr w:type="gramEnd"/>
      <w:r>
        <w:rPr>
          <w:rFonts w:hint="eastAsia"/>
        </w:rPr>
        <w:t>一样。</w:t>
      </w:r>
    </w:p>
  </w:comment>
  <w:comment w:id="16" w:author="PeiQQ" w:date="2021-03-04T19:46:00Z" w:initials="Pei">
    <w:p w14:paraId="123997C0" w14:textId="27E19F71" w:rsidR="000E7747" w:rsidRDefault="000E7747">
      <w:pPr>
        <w:pStyle w:val="af0"/>
      </w:pPr>
      <w:r>
        <w:rPr>
          <w:rStyle w:val="af"/>
        </w:rPr>
        <w:annotationRef/>
      </w:r>
      <w:r>
        <w:rPr>
          <w:rFonts w:hint="eastAsia"/>
        </w:rPr>
        <w:t>口语化太重</w:t>
      </w:r>
    </w:p>
  </w:comment>
  <w:comment w:id="22" w:author="PeiQQ" w:date="2021-03-04T19:32:00Z" w:initials="Pei">
    <w:p w14:paraId="73849103" w14:textId="2E85ED4E" w:rsidR="000E7747" w:rsidRDefault="000E7747">
      <w:pPr>
        <w:pStyle w:val="af0"/>
      </w:pPr>
      <w:r>
        <w:rPr>
          <w:rStyle w:val="af"/>
        </w:rPr>
        <w:annotationRef/>
      </w:r>
      <w:r>
        <w:rPr>
          <w:rFonts w:hint="eastAsia"/>
        </w:rPr>
        <w:t>不要有定性的此来描述。而是要把检索能力的优秀应该是什么样的指标描述一下</w:t>
      </w:r>
    </w:p>
  </w:comment>
  <w:comment w:id="38" w:author="PeiQQ" w:date="2021-03-05T09:55:00Z" w:initials="Pei">
    <w:p w14:paraId="4CC5D256" w14:textId="4FB97F62" w:rsidR="000E7747" w:rsidRDefault="000E7747">
      <w:pPr>
        <w:pStyle w:val="af0"/>
      </w:pPr>
      <w:r>
        <w:rPr>
          <w:rStyle w:val="af"/>
        </w:rPr>
        <w:annotationRef/>
      </w:r>
      <w:r>
        <w:rPr>
          <w:rFonts w:hint="eastAsia"/>
        </w:rPr>
        <w:t>像这样的话，都可以放到摘要的第一段，用来说出现状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7BEECE" w15:done="0"/>
  <w15:commentEx w15:paraId="123997C0" w15:done="0"/>
  <w15:commentEx w15:paraId="73849103" w15:done="0"/>
  <w15:commentEx w15:paraId="4CC5D2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7BEECE" w16cid:durableId="23EBBD1F"/>
  <w16cid:commentId w16cid:paraId="123997C0" w16cid:durableId="23EBB792"/>
  <w16cid:commentId w16cid:paraId="73849103" w16cid:durableId="23EBB43C"/>
  <w16cid:commentId w16cid:paraId="4CC5D256" w16cid:durableId="23EC7E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FB40F" w14:textId="77777777" w:rsidR="00705AE6" w:rsidRDefault="00705AE6" w:rsidP="00A600B2">
      <w:r>
        <w:separator/>
      </w:r>
    </w:p>
  </w:endnote>
  <w:endnote w:type="continuationSeparator" w:id="0">
    <w:p w14:paraId="7D709C19" w14:textId="77777777" w:rsidR="00705AE6" w:rsidRDefault="00705AE6" w:rsidP="00A60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657F7" w14:textId="77777777" w:rsidR="00705AE6" w:rsidRDefault="00705AE6" w:rsidP="00A600B2">
      <w:r>
        <w:separator/>
      </w:r>
    </w:p>
  </w:footnote>
  <w:footnote w:type="continuationSeparator" w:id="0">
    <w:p w14:paraId="7CA6C1EA" w14:textId="77777777" w:rsidR="00705AE6" w:rsidRDefault="00705AE6" w:rsidP="00A600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E70C9"/>
    <w:multiLevelType w:val="hybridMultilevel"/>
    <w:tmpl w:val="4A503874"/>
    <w:lvl w:ilvl="0" w:tplc="3BCC7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0462B0"/>
    <w:multiLevelType w:val="hybridMultilevel"/>
    <w:tmpl w:val="DF74ED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87B28FF"/>
    <w:multiLevelType w:val="multilevel"/>
    <w:tmpl w:val="287B28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9FF2C4D"/>
    <w:multiLevelType w:val="hybridMultilevel"/>
    <w:tmpl w:val="D90E8BC0"/>
    <w:lvl w:ilvl="0" w:tplc="A02A030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FC07A57"/>
    <w:multiLevelType w:val="hybridMultilevel"/>
    <w:tmpl w:val="5D34F0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5F34B58"/>
    <w:multiLevelType w:val="hybridMultilevel"/>
    <w:tmpl w:val="9C6C689C"/>
    <w:lvl w:ilvl="0" w:tplc="9D22A380">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0E6343"/>
    <w:multiLevelType w:val="multilevel"/>
    <w:tmpl w:val="8EE69308"/>
    <w:lvl w:ilvl="0">
      <w:start w:val="1"/>
      <w:numFmt w:val="decimal"/>
      <w:lvlText w:val="%1"/>
      <w:lvlJc w:val="left"/>
      <w:pPr>
        <w:ind w:left="375" w:hanging="375"/>
      </w:pPr>
      <w:rPr>
        <w:rFonts w:hint="default"/>
      </w:rPr>
    </w:lvl>
    <w:lvl w:ilvl="1">
      <w:start w:val="1"/>
      <w:numFmt w:val="decimal"/>
      <w:lvlText w:val="%1.%2"/>
      <w:lvlJc w:val="left"/>
      <w:pPr>
        <w:ind w:left="900" w:hanging="375"/>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230" w:hanging="108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5640" w:hanging="1440"/>
      </w:pPr>
      <w:rPr>
        <w:rFonts w:hint="default"/>
      </w:rPr>
    </w:lvl>
  </w:abstractNum>
  <w:abstractNum w:abstractNumId="7" w15:restartNumberingAfterBreak="0">
    <w:nsid w:val="659A11EF"/>
    <w:multiLevelType w:val="hybridMultilevel"/>
    <w:tmpl w:val="2620F6C2"/>
    <w:lvl w:ilvl="0" w:tplc="012EA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8501648"/>
    <w:multiLevelType w:val="hybridMultilevel"/>
    <w:tmpl w:val="69845D76"/>
    <w:lvl w:ilvl="0" w:tplc="083C3E54">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9F3577D"/>
    <w:multiLevelType w:val="hybridMultilevel"/>
    <w:tmpl w:val="5FF0D580"/>
    <w:lvl w:ilvl="0" w:tplc="8458AA08">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0" w15:restartNumberingAfterBreak="0">
    <w:nsid w:val="72CB266D"/>
    <w:multiLevelType w:val="hybridMultilevel"/>
    <w:tmpl w:val="51C2CF08"/>
    <w:lvl w:ilvl="0" w:tplc="B08EE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1E23B4"/>
    <w:multiLevelType w:val="hybridMultilevel"/>
    <w:tmpl w:val="5F9EC3D2"/>
    <w:lvl w:ilvl="0" w:tplc="2788DE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71C45BE"/>
    <w:multiLevelType w:val="hybridMultilevel"/>
    <w:tmpl w:val="882ECC64"/>
    <w:lvl w:ilvl="0" w:tplc="3CCE28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92E3339"/>
    <w:multiLevelType w:val="hybridMultilevel"/>
    <w:tmpl w:val="7BE46A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7C326369"/>
    <w:multiLevelType w:val="hybridMultilevel"/>
    <w:tmpl w:val="B4106FDA"/>
    <w:lvl w:ilvl="0" w:tplc="FD124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12"/>
  </w:num>
  <w:num w:numId="4">
    <w:abstractNumId w:val="1"/>
  </w:num>
  <w:num w:numId="5">
    <w:abstractNumId w:val="4"/>
  </w:num>
  <w:num w:numId="6">
    <w:abstractNumId w:val="10"/>
  </w:num>
  <w:num w:numId="7">
    <w:abstractNumId w:val="14"/>
  </w:num>
  <w:num w:numId="8">
    <w:abstractNumId w:val="7"/>
  </w:num>
  <w:num w:numId="9">
    <w:abstractNumId w:val="13"/>
  </w:num>
  <w:num w:numId="10">
    <w:abstractNumId w:val="11"/>
  </w:num>
  <w:num w:numId="11">
    <w:abstractNumId w:val="0"/>
  </w:num>
  <w:num w:numId="12">
    <w:abstractNumId w:val="2"/>
  </w:num>
  <w:num w:numId="13">
    <w:abstractNumId w:val="8"/>
  </w:num>
  <w:num w:numId="14">
    <w:abstractNumId w:val="9"/>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ou enyuan">
    <w15:presenceInfo w15:providerId="Windows Live" w15:userId="c21af01f774bd95c"/>
  </w15:person>
  <w15:person w15:author="PeiQQ">
    <w15:presenceInfo w15:providerId="None" w15:userId="PeiQ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EA6"/>
    <w:rsid w:val="0000788E"/>
    <w:rsid w:val="00020ED4"/>
    <w:rsid w:val="00051DC2"/>
    <w:rsid w:val="00053555"/>
    <w:rsid w:val="0007231A"/>
    <w:rsid w:val="00072F7C"/>
    <w:rsid w:val="00083EC1"/>
    <w:rsid w:val="000C75D5"/>
    <w:rsid w:val="000E16E8"/>
    <w:rsid w:val="000E2B60"/>
    <w:rsid w:val="000E7747"/>
    <w:rsid w:val="0012548A"/>
    <w:rsid w:val="00135642"/>
    <w:rsid w:val="00156112"/>
    <w:rsid w:val="00160ED5"/>
    <w:rsid w:val="00162498"/>
    <w:rsid w:val="0018790C"/>
    <w:rsid w:val="00192EF0"/>
    <w:rsid w:val="00194994"/>
    <w:rsid w:val="001A4DE4"/>
    <w:rsid w:val="001B0223"/>
    <w:rsid w:val="001B4748"/>
    <w:rsid w:val="001C0BD1"/>
    <w:rsid w:val="001C2CAD"/>
    <w:rsid w:val="001D1B79"/>
    <w:rsid w:val="001D69B2"/>
    <w:rsid w:val="001E6B42"/>
    <w:rsid w:val="001F2FD5"/>
    <w:rsid w:val="00215685"/>
    <w:rsid w:val="00221827"/>
    <w:rsid w:val="00231BF9"/>
    <w:rsid w:val="0023743B"/>
    <w:rsid w:val="0025324F"/>
    <w:rsid w:val="00261765"/>
    <w:rsid w:val="00261918"/>
    <w:rsid w:val="002672D2"/>
    <w:rsid w:val="00270361"/>
    <w:rsid w:val="00277C21"/>
    <w:rsid w:val="00297BD4"/>
    <w:rsid w:val="002C3BD9"/>
    <w:rsid w:val="003070D8"/>
    <w:rsid w:val="00320C9F"/>
    <w:rsid w:val="0032320B"/>
    <w:rsid w:val="00327934"/>
    <w:rsid w:val="00331BF4"/>
    <w:rsid w:val="00336BA4"/>
    <w:rsid w:val="003419D6"/>
    <w:rsid w:val="00352346"/>
    <w:rsid w:val="00371359"/>
    <w:rsid w:val="00382C33"/>
    <w:rsid w:val="0038351A"/>
    <w:rsid w:val="00386C4B"/>
    <w:rsid w:val="00392AE9"/>
    <w:rsid w:val="003A0DE0"/>
    <w:rsid w:val="003A0E66"/>
    <w:rsid w:val="003A78E1"/>
    <w:rsid w:val="003C5D78"/>
    <w:rsid w:val="003D7894"/>
    <w:rsid w:val="003E3646"/>
    <w:rsid w:val="003E3C99"/>
    <w:rsid w:val="003E4899"/>
    <w:rsid w:val="004040D9"/>
    <w:rsid w:val="00410258"/>
    <w:rsid w:val="004122A7"/>
    <w:rsid w:val="00414B22"/>
    <w:rsid w:val="00434C53"/>
    <w:rsid w:val="00435AA5"/>
    <w:rsid w:val="00446E44"/>
    <w:rsid w:val="00456914"/>
    <w:rsid w:val="00460AEB"/>
    <w:rsid w:val="0046467D"/>
    <w:rsid w:val="00464FF4"/>
    <w:rsid w:val="00480FE4"/>
    <w:rsid w:val="00481259"/>
    <w:rsid w:val="00484D30"/>
    <w:rsid w:val="0049065C"/>
    <w:rsid w:val="004A4B17"/>
    <w:rsid w:val="004B4811"/>
    <w:rsid w:val="004D204A"/>
    <w:rsid w:val="004E3A56"/>
    <w:rsid w:val="004F0A2D"/>
    <w:rsid w:val="004F5DD9"/>
    <w:rsid w:val="00501DA9"/>
    <w:rsid w:val="00520039"/>
    <w:rsid w:val="00554EFD"/>
    <w:rsid w:val="00556F07"/>
    <w:rsid w:val="00562168"/>
    <w:rsid w:val="005625A1"/>
    <w:rsid w:val="00566C25"/>
    <w:rsid w:val="00572C48"/>
    <w:rsid w:val="00583CF3"/>
    <w:rsid w:val="005A0E4A"/>
    <w:rsid w:val="005A36DC"/>
    <w:rsid w:val="005A37ED"/>
    <w:rsid w:val="005C1E65"/>
    <w:rsid w:val="005D7AAA"/>
    <w:rsid w:val="005E6136"/>
    <w:rsid w:val="005F768D"/>
    <w:rsid w:val="005F7E60"/>
    <w:rsid w:val="0061311E"/>
    <w:rsid w:val="006218B2"/>
    <w:rsid w:val="0062509D"/>
    <w:rsid w:val="00625CA4"/>
    <w:rsid w:val="00627BBB"/>
    <w:rsid w:val="006326BD"/>
    <w:rsid w:val="00637DF5"/>
    <w:rsid w:val="00646C3D"/>
    <w:rsid w:val="00661202"/>
    <w:rsid w:val="00661D62"/>
    <w:rsid w:val="006634A3"/>
    <w:rsid w:val="0066435E"/>
    <w:rsid w:val="00667DE6"/>
    <w:rsid w:val="0067417B"/>
    <w:rsid w:val="00683A55"/>
    <w:rsid w:val="00685AA1"/>
    <w:rsid w:val="00696656"/>
    <w:rsid w:val="00696672"/>
    <w:rsid w:val="006A1BDD"/>
    <w:rsid w:val="006B20E0"/>
    <w:rsid w:val="006C15AE"/>
    <w:rsid w:val="006C4F3C"/>
    <w:rsid w:val="006C560C"/>
    <w:rsid w:val="006C7659"/>
    <w:rsid w:val="006D1761"/>
    <w:rsid w:val="006D3B4D"/>
    <w:rsid w:val="006E0F86"/>
    <w:rsid w:val="006E5287"/>
    <w:rsid w:val="006F2A81"/>
    <w:rsid w:val="00702524"/>
    <w:rsid w:val="00705AE6"/>
    <w:rsid w:val="00715015"/>
    <w:rsid w:val="00715B83"/>
    <w:rsid w:val="0071670E"/>
    <w:rsid w:val="00717D91"/>
    <w:rsid w:val="0075025E"/>
    <w:rsid w:val="007548C6"/>
    <w:rsid w:val="00761D75"/>
    <w:rsid w:val="00766EE4"/>
    <w:rsid w:val="007761AA"/>
    <w:rsid w:val="00783F08"/>
    <w:rsid w:val="007B0C9C"/>
    <w:rsid w:val="007B113F"/>
    <w:rsid w:val="007B7492"/>
    <w:rsid w:val="007D6A46"/>
    <w:rsid w:val="007E0CD1"/>
    <w:rsid w:val="00815CA6"/>
    <w:rsid w:val="008543A4"/>
    <w:rsid w:val="0085478A"/>
    <w:rsid w:val="00864DB7"/>
    <w:rsid w:val="00876EB7"/>
    <w:rsid w:val="00882635"/>
    <w:rsid w:val="0089347F"/>
    <w:rsid w:val="008A5BAC"/>
    <w:rsid w:val="008A5FE3"/>
    <w:rsid w:val="008B787B"/>
    <w:rsid w:val="008C14DD"/>
    <w:rsid w:val="008C3533"/>
    <w:rsid w:val="008C4076"/>
    <w:rsid w:val="008D34EE"/>
    <w:rsid w:val="008E1911"/>
    <w:rsid w:val="008F257B"/>
    <w:rsid w:val="009044E0"/>
    <w:rsid w:val="00907FB8"/>
    <w:rsid w:val="009222D0"/>
    <w:rsid w:val="009278E8"/>
    <w:rsid w:val="009360D0"/>
    <w:rsid w:val="00941EBD"/>
    <w:rsid w:val="00951C85"/>
    <w:rsid w:val="0096546A"/>
    <w:rsid w:val="00973A98"/>
    <w:rsid w:val="009746A5"/>
    <w:rsid w:val="00985E9D"/>
    <w:rsid w:val="009A1E19"/>
    <w:rsid w:val="009B14CB"/>
    <w:rsid w:val="009C324F"/>
    <w:rsid w:val="009C56DA"/>
    <w:rsid w:val="009D682C"/>
    <w:rsid w:val="009E4F43"/>
    <w:rsid w:val="009E521C"/>
    <w:rsid w:val="009F00B5"/>
    <w:rsid w:val="009F4617"/>
    <w:rsid w:val="00A0071E"/>
    <w:rsid w:val="00A15331"/>
    <w:rsid w:val="00A2564A"/>
    <w:rsid w:val="00A27EE3"/>
    <w:rsid w:val="00A376E5"/>
    <w:rsid w:val="00A42A94"/>
    <w:rsid w:val="00A600B2"/>
    <w:rsid w:val="00A642F6"/>
    <w:rsid w:val="00A701D3"/>
    <w:rsid w:val="00A93FA6"/>
    <w:rsid w:val="00AC5681"/>
    <w:rsid w:val="00AC71E3"/>
    <w:rsid w:val="00AD3AD6"/>
    <w:rsid w:val="00AF18A9"/>
    <w:rsid w:val="00AF3CC0"/>
    <w:rsid w:val="00AF44AF"/>
    <w:rsid w:val="00AF57D0"/>
    <w:rsid w:val="00B07C8D"/>
    <w:rsid w:val="00B1545A"/>
    <w:rsid w:val="00B25F7E"/>
    <w:rsid w:val="00B323FE"/>
    <w:rsid w:val="00B334DD"/>
    <w:rsid w:val="00B54ACD"/>
    <w:rsid w:val="00B54D79"/>
    <w:rsid w:val="00B63B5F"/>
    <w:rsid w:val="00B63FFC"/>
    <w:rsid w:val="00B924C1"/>
    <w:rsid w:val="00B92DC8"/>
    <w:rsid w:val="00BA4F43"/>
    <w:rsid w:val="00BB463E"/>
    <w:rsid w:val="00BC788C"/>
    <w:rsid w:val="00BD7045"/>
    <w:rsid w:val="00BD7BCB"/>
    <w:rsid w:val="00BE622C"/>
    <w:rsid w:val="00BF64D3"/>
    <w:rsid w:val="00C02427"/>
    <w:rsid w:val="00C106F6"/>
    <w:rsid w:val="00C10C9B"/>
    <w:rsid w:val="00C23EE2"/>
    <w:rsid w:val="00C416A9"/>
    <w:rsid w:val="00C44B5F"/>
    <w:rsid w:val="00C44CDD"/>
    <w:rsid w:val="00C65BA6"/>
    <w:rsid w:val="00C70F55"/>
    <w:rsid w:val="00C71EA6"/>
    <w:rsid w:val="00C76448"/>
    <w:rsid w:val="00C77BA5"/>
    <w:rsid w:val="00C97576"/>
    <w:rsid w:val="00CA62FC"/>
    <w:rsid w:val="00CB086E"/>
    <w:rsid w:val="00CB6416"/>
    <w:rsid w:val="00CB77B6"/>
    <w:rsid w:val="00CC3164"/>
    <w:rsid w:val="00CD51BF"/>
    <w:rsid w:val="00CE4D47"/>
    <w:rsid w:val="00CF76B5"/>
    <w:rsid w:val="00D225EC"/>
    <w:rsid w:val="00D42B94"/>
    <w:rsid w:val="00D519AF"/>
    <w:rsid w:val="00D555D3"/>
    <w:rsid w:val="00D570E6"/>
    <w:rsid w:val="00D941FD"/>
    <w:rsid w:val="00DA0F5C"/>
    <w:rsid w:val="00DA1122"/>
    <w:rsid w:val="00DA679B"/>
    <w:rsid w:val="00DB3688"/>
    <w:rsid w:val="00DB62D5"/>
    <w:rsid w:val="00DB74A8"/>
    <w:rsid w:val="00DC6FC7"/>
    <w:rsid w:val="00DD1332"/>
    <w:rsid w:val="00DE21BC"/>
    <w:rsid w:val="00DE7114"/>
    <w:rsid w:val="00DF1FA3"/>
    <w:rsid w:val="00DF712B"/>
    <w:rsid w:val="00E07278"/>
    <w:rsid w:val="00E4385B"/>
    <w:rsid w:val="00E44454"/>
    <w:rsid w:val="00E45E11"/>
    <w:rsid w:val="00E50E3A"/>
    <w:rsid w:val="00E52364"/>
    <w:rsid w:val="00E70739"/>
    <w:rsid w:val="00E95CDA"/>
    <w:rsid w:val="00EA0087"/>
    <w:rsid w:val="00EA4350"/>
    <w:rsid w:val="00EA7CC5"/>
    <w:rsid w:val="00EB1F4C"/>
    <w:rsid w:val="00ED18FA"/>
    <w:rsid w:val="00EE64DE"/>
    <w:rsid w:val="00EF3633"/>
    <w:rsid w:val="00F060A5"/>
    <w:rsid w:val="00F06396"/>
    <w:rsid w:val="00F126A1"/>
    <w:rsid w:val="00F1725B"/>
    <w:rsid w:val="00F24937"/>
    <w:rsid w:val="00F6694E"/>
    <w:rsid w:val="00F66D79"/>
    <w:rsid w:val="00F70B72"/>
    <w:rsid w:val="00FA1C3C"/>
    <w:rsid w:val="00FB44E8"/>
    <w:rsid w:val="00FB5044"/>
    <w:rsid w:val="00FC4AF0"/>
    <w:rsid w:val="00FE3299"/>
    <w:rsid w:val="00FE4284"/>
    <w:rsid w:val="00FE75CB"/>
    <w:rsid w:val="00FF2349"/>
    <w:rsid w:val="00FF46B2"/>
    <w:rsid w:val="00FF4E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B91B6"/>
  <w15:chartTrackingRefBased/>
  <w15:docId w15:val="{DB014D71-7751-44E6-8CFC-B5517261C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5D78"/>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5F76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00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00B2"/>
    <w:rPr>
      <w:sz w:val="18"/>
      <w:szCs w:val="18"/>
    </w:rPr>
  </w:style>
  <w:style w:type="paragraph" w:styleId="a5">
    <w:name w:val="footer"/>
    <w:basedOn w:val="a"/>
    <w:link w:val="a6"/>
    <w:uiPriority w:val="99"/>
    <w:unhideWhenUsed/>
    <w:rsid w:val="00A600B2"/>
    <w:pPr>
      <w:tabs>
        <w:tab w:val="center" w:pos="4153"/>
        <w:tab w:val="right" w:pos="8306"/>
      </w:tabs>
      <w:snapToGrid w:val="0"/>
      <w:jc w:val="left"/>
    </w:pPr>
    <w:rPr>
      <w:sz w:val="18"/>
      <w:szCs w:val="18"/>
    </w:rPr>
  </w:style>
  <w:style w:type="character" w:customStyle="1" w:styleId="a6">
    <w:name w:val="页脚 字符"/>
    <w:basedOn w:val="a0"/>
    <w:link w:val="a5"/>
    <w:uiPriority w:val="99"/>
    <w:rsid w:val="00A600B2"/>
    <w:rPr>
      <w:sz w:val="18"/>
      <w:szCs w:val="18"/>
    </w:rPr>
  </w:style>
  <w:style w:type="paragraph" w:styleId="a7">
    <w:name w:val="List Paragraph"/>
    <w:basedOn w:val="a"/>
    <w:uiPriority w:val="34"/>
    <w:qFormat/>
    <w:rsid w:val="00F06396"/>
    <w:pPr>
      <w:ind w:firstLineChars="200" w:firstLine="420"/>
    </w:pPr>
  </w:style>
  <w:style w:type="paragraph" w:customStyle="1" w:styleId="-">
    <w:name w:val="标题-无编号"/>
    <w:basedOn w:val="1"/>
    <w:next w:val="a"/>
    <w:qFormat/>
    <w:rsid w:val="003C5D78"/>
    <w:pPr>
      <w:spacing w:before="480" w:after="360" w:line="400" w:lineRule="exact"/>
      <w:jc w:val="center"/>
    </w:pPr>
    <w:rPr>
      <w:rFonts w:ascii="Times New Roman" w:eastAsia="黑体" w:hAnsi="Times New Roman" w:cs="Times New Roman"/>
      <w:b w:val="0"/>
      <w:snapToGrid w:val="0"/>
      <w:kern w:val="0"/>
      <w:sz w:val="32"/>
    </w:rPr>
  </w:style>
  <w:style w:type="character" w:customStyle="1" w:styleId="10">
    <w:name w:val="标题 1 字符"/>
    <w:basedOn w:val="a0"/>
    <w:link w:val="1"/>
    <w:uiPriority w:val="9"/>
    <w:rsid w:val="003C5D78"/>
    <w:rPr>
      <w:b/>
      <w:bCs/>
      <w:kern w:val="44"/>
      <w:sz w:val="44"/>
      <w:szCs w:val="44"/>
    </w:rPr>
  </w:style>
  <w:style w:type="character" w:customStyle="1" w:styleId="30">
    <w:name w:val="标题 3 字符"/>
    <w:basedOn w:val="a0"/>
    <w:link w:val="3"/>
    <w:uiPriority w:val="9"/>
    <w:semiHidden/>
    <w:rsid w:val="005F768D"/>
    <w:rPr>
      <w:b/>
      <w:bCs/>
      <w:sz w:val="32"/>
      <w:szCs w:val="32"/>
    </w:rPr>
  </w:style>
  <w:style w:type="paragraph" w:styleId="a8">
    <w:name w:val="Normal (Web)"/>
    <w:basedOn w:val="a"/>
    <w:uiPriority w:val="99"/>
    <w:unhideWhenUsed/>
    <w:rsid w:val="007E0CD1"/>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7E0CD1"/>
    <w:rPr>
      <w:b/>
      <w:bCs/>
    </w:rPr>
  </w:style>
  <w:style w:type="character" w:styleId="aa">
    <w:name w:val="Placeholder Text"/>
    <w:basedOn w:val="a0"/>
    <w:uiPriority w:val="99"/>
    <w:semiHidden/>
    <w:rsid w:val="00A15331"/>
    <w:rPr>
      <w:color w:val="808080"/>
    </w:rPr>
  </w:style>
  <w:style w:type="character" w:customStyle="1" w:styleId="mi">
    <w:name w:val="mi"/>
    <w:basedOn w:val="a0"/>
    <w:rsid w:val="00C02427"/>
  </w:style>
  <w:style w:type="character" w:customStyle="1" w:styleId="mo">
    <w:name w:val="mo"/>
    <w:basedOn w:val="a0"/>
    <w:rsid w:val="00C02427"/>
  </w:style>
  <w:style w:type="character" w:customStyle="1" w:styleId="mn">
    <w:name w:val="mn"/>
    <w:basedOn w:val="a0"/>
    <w:rsid w:val="00C02427"/>
  </w:style>
  <w:style w:type="table" w:styleId="ab">
    <w:name w:val="Table Grid"/>
    <w:basedOn w:val="a1"/>
    <w:uiPriority w:val="39"/>
    <w:rsid w:val="009C3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460AEB"/>
    <w:rPr>
      <w:color w:val="0563C1" w:themeColor="hyperlink"/>
      <w:u w:val="single"/>
    </w:rPr>
  </w:style>
  <w:style w:type="character" w:styleId="ad">
    <w:name w:val="Unresolved Mention"/>
    <w:basedOn w:val="a0"/>
    <w:uiPriority w:val="99"/>
    <w:semiHidden/>
    <w:unhideWhenUsed/>
    <w:rsid w:val="00460AEB"/>
    <w:rPr>
      <w:color w:val="605E5C"/>
      <w:shd w:val="clear" w:color="auto" w:fill="E1DFDD"/>
    </w:rPr>
  </w:style>
  <w:style w:type="paragraph" w:customStyle="1" w:styleId="ae">
    <w:name w:val="摘要"/>
    <w:aliases w:val="表格正文"/>
    <w:basedOn w:val="a"/>
    <w:link w:val="Char"/>
    <w:qFormat/>
    <w:rsid w:val="006E5287"/>
    <w:pPr>
      <w:spacing w:line="400" w:lineRule="exact"/>
      <w:ind w:firstLineChars="200" w:firstLine="480"/>
    </w:pPr>
    <w:rPr>
      <w:rFonts w:ascii="Times New Roman" w:eastAsia="宋体" w:hAnsi="Times New Roman" w:cs="Times New Roman"/>
      <w:sz w:val="24"/>
      <w:szCs w:val="24"/>
    </w:rPr>
  </w:style>
  <w:style w:type="character" w:customStyle="1" w:styleId="Char">
    <w:name w:val="摘要 Char"/>
    <w:aliases w:val="表格正文 Char"/>
    <w:link w:val="ae"/>
    <w:rsid w:val="006E5287"/>
    <w:rPr>
      <w:rFonts w:ascii="Times New Roman" w:eastAsia="宋体" w:hAnsi="Times New Roman" w:cs="Times New Roman"/>
      <w:sz w:val="24"/>
      <w:szCs w:val="24"/>
    </w:rPr>
  </w:style>
  <w:style w:type="character" w:styleId="af">
    <w:name w:val="annotation reference"/>
    <w:basedOn w:val="a0"/>
    <w:uiPriority w:val="99"/>
    <w:semiHidden/>
    <w:unhideWhenUsed/>
    <w:rsid w:val="00ED18FA"/>
    <w:rPr>
      <w:sz w:val="21"/>
      <w:szCs w:val="21"/>
    </w:rPr>
  </w:style>
  <w:style w:type="paragraph" w:styleId="af0">
    <w:name w:val="annotation text"/>
    <w:basedOn w:val="a"/>
    <w:link w:val="af1"/>
    <w:uiPriority w:val="99"/>
    <w:semiHidden/>
    <w:unhideWhenUsed/>
    <w:rsid w:val="00ED18FA"/>
    <w:pPr>
      <w:jc w:val="left"/>
    </w:pPr>
  </w:style>
  <w:style w:type="character" w:customStyle="1" w:styleId="af1">
    <w:name w:val="批注文字 字符"/>
    <w:basedOn w:val="a0"/>
    <w:link w:val="af0"/>
    <w:uiPriority w:val="99"/>
    <w:semiHidden/>
    <w:rsid w:val="00ED18FA"/>
  </w:style>
  <w:style w:type="paragraph" w:styleId="af2">
    <w:name w:val="annotation subject"/>
    <w:basedOn w:val="af0"/>
    <w:next w:val="af0"/>
    <w:link w:val="af3"/>
    <w:uiPriority w:val="99"/>
    <w:semiHidden/>
    <w:unhideWhenUsed/>
    <w:rsid w:val="00ED18FA"/>
    <w:rPr>
      <w:b/>
      <w:bCs/>
    </w:rPr>
  </w:style>
  <w:style w:type="character" w:customStyle="1" w:styleId="af3">
    <w:name w:val="批注主题 字符"/>
    <w:basedOn w:val="af1"/>
    <w:link w:val="af2"/>
    <w:uiPriority w:val="99"/>
    <w:semiHidden/>
    <w:rsid w:val="00ED18FA"/>
    <w:rPr>
      <w:b/>
      <w:bCs/>
    </w:rPr>
  </w:style>
  <w:style w:type="paragraph" w:styleId="af4">
    <w:name w:val="Balloon Text"/>
    <w:basedOn w:val="a"/>
    <w:link w:val="af5"/>
    <w:uiPriority w:val="99"/>
    <w:semiHidden/>
    <w:unhideWhenUsed/>
    <w:rsid w:val="00ED18FA"/>
    <w:rPr>
      <w:sz w:val="18"/>
      <w:szCs w:val="18"/>
    </w:rPr>
  </w:style>
  <w:style w:type="character" w:customStyle="1" w:styleId="af5">
    <w:name w:val="批注框文本 字符"/>
    <w:basedOn w:val="a0"/>
    <w:link w:val="af4"/>
    <w:uiPriority w:val="99"/>
    <w:semiHidden/>
    <w:rsid w:val="00ED18F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649397">
      <w:bodyDiv w:val="1"/>
      <w:marLeft w:val="0"/>
      <w:marRight w:val="0"/>
      <w:marTop w:val="0"/>
      <w:marBottom w:val="0"/>
      <w:divBdr>
        <w:top w:val="none" w:sz="0" w:space="0" w:color="auto"/>
        <w:left w:val="none" w:sz="0" w:space="0" w:color="auto"/>
        <w:bottom w:val="none" w:sz="0" w:space="0" w:color="auto"/>
        <w:right w:val="none" w:sz="0" w:space="0" w:color="auto"/>
      </w:divBdr>
      <w:divsChild>
        <w:div w:id="1139423916">
          <w:marLeft w:val="0"/>
          <w:marRight w:val="0"/>
          <w:marTop w:val="0"/>
          <w:marBottom w:val="0"/>
          <w:divBdr>
            <w:top w:val="none" w:sz="0" w:space="0" w:color="auto"/>
            <w:left w:val="none" w:sz="0" w:space="0" w:color="auto"/>
            <w:bottom w:val="none" w:sz="0" w:space="0" w:color="auto"/>
            <w:right w:val="none" w:sz="0" w:space="0" w:color="auto"/>
          </w:divBdr>
        </w:div>
      </w:divsChild>
    </w:div>
    <w:div w:id="912353718">
      <w:bodyDiv w:val="1"/>
      <w:marLeft w:val="0"/>
      <w:marRight w:val="0"/>
      <w:marTop w:val="0"/>
      <w:marBottom w:val="0"/>
      <w:divBdr>
        <w:top w:val="none" w:sz="0" w:space="0" w:color="auto"/>
        <w:left w:val="none" w:sz="0" w:space="0" w:color="auto"/>
        <w:bottom w:val="none" w:sz="0" w:space="0" w:color="auto"/>
        <w:right w:val="none" w:sz="0" w:space="0" w:color="auto"/>
      </w:divBdr>
    </w:div>
    <w:div w:id="953168368">
      <w:bodyDiv w:val="1"/>
      <w:marLeft w:val="0"/>
      <w:marRight w:val="0"/>
      <w:marTop w:val="0"/>
      <w:marBottom w:val="0"/>
      <w:divBdr>
        <w:top w:val="none" w:sz="0" w:space="0" w:color="auto"/>
        <w:left w:val="none" w:sz="0" w:space="0" w:color="auto"/>
        <w:bottom w:val="none" w:sz="0" w:space="0" w:color="auto"/>
        <w:right w:val="none" w:sz="0" w:space="0" w:color="auto"/>
      </w:divBdr>
    </w:div>
    <w:div w:id="1339582081">
      <w:bodyDiv w:val="1"/>
      <w:marLeft w:val="0"/>
      <w:marRight w:val="0"/>
      <w:marTop w:val="0"/>
      <w:marBottom w:val="0"/>
      <w:divBdr>
        <w:top w:val="none" w:sz="0" w:space="0" w:color="auto"/>
        <w:left w:val="none" w:sz="0" w:space="0" w:color="auto"/>
        <w:bottom w:val="none" w:sz="0" w:space="0" w:color="auto"/>
        <w:right w:val="none" w:sz="0" w:space="0" w:color="auto"/>
      </w:divBdr>
    </w:div>
    <w:div w:id="1791894143">
      <w:bodyDiv w:val="1"/>
      <w:marLeft w:val="0"/>
      <w:marRight w:val="0"/>
      <w:marTop w:val="0"/>
      <w:marBottom w:val="0"/>
      <w:divBdr>
        <w:top w:val="none" w:sz="0" w:space="0" w:color="auto"/>
        <w:left w:val="none" w:sz="0" w:space="0" w:color="auto"/>
        <w:bottom w:val="none" w:sz="0" w:space="0" w:color="auto"/>
        <w:right w:val="none" w:sz="0" w:space="0" w:color="auto"/>
      </w:divBdr>
    </w:div>
    <w:div w:id="189106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package" Target="embeddings/Microsoft_Visio_Drawing1.vsdx"/><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package" Target="embeddings/Microsoft_Visio_Drawing.vsdx"/><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12976-B2E6-4901-B022-35BF281F3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21295</TotalTime>
  <Pages>1</Pages>
  <Words>6120</Words>
  <Characters>34884</Characters>
  <Application>Microsoft Office Word</Application>
  <DocSecurity>0</DocSecurity>
  <Lines>290</Lines>
  <Paragraphs>81</Paragraphs>
  <ScaleCrop>false</ScaleCrop>
  <Company/>
  <LinksUpToDate>false</LinksUpToDate>
  <CharactersWithSpaces>40923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zhou enyuan</cp:lastModifiedBy>
  <cp:revision>85</cp:revision>
  <dcterms:created xsi:type="dcterms:W3CDTF">2021-01-07T10:44:00Z</dcterms:created>
  <dcterms:modified xsi:type="dcterms:W3CDTF">2021-03-08T12:56:00Z</dcterms:modified>
</cp:coreProperties>
</file>